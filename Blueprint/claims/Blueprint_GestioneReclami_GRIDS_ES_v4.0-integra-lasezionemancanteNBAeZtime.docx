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62B0AEA8" w:rsidR="00A25B22" w:rsidRPr="009D6180" w:rsidRDefault="00A25B22" w:rsidP="00A25B22">
      <w:pPr>
        <w:pStyle w:val="Titolo1"/>
      </w:pPr>
      <w:bookmarkStart w:id="0" w:name="_Toc229413174"/>
      <w:r w:rsidRPr="009D6180">
        <w:t>Blueprint – Agente IA per la Gestione dei Reclami – GRIDS Spagna</w:t>
      </w:r>
      <w:bookmarkEnd w:id="0"/>
    </w:p>
    <w:p w14:paraId="7BEDE2C8" w14:textId="77777777" w:rsidR="001278C3" w:rsidRPr="009D6180" w:rsidRDefault="001278C3" w:rsidP="001278C3"/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Pr="00651193" w:rsidRDefault="00C101A1">
          <w:pPr>
            <w:pStyle w:val="Titolosommario"/>
            <w:rPr>
              <w:lang w:val="pt-BR"/>
            </w:rPr>
          </w:pPr>
          <w:r w:rsidRPr="00651193">
            <w:rPr>
              <w:lang w:val="pt-BR"/>
            </w:rPr>
            <w:t>Sommario</w:t>
          </w:r>
        </w:p>
        <w:p w14:paraId="6B3944CA" w14:textId="73A66EE7" w:rsidR="009D6180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3174" w:history="1">
            <w:r w:rsidR="009D6180" w:rsidRPr="006B69B3">
              <w:rPr>
                <w:rStyle w:val="Collegamentoipertestuale"/>
                <w:noProof/>
                <w:lang w:val="pt-BR"/>
              </w:rPr>
              <w:t>Blueprint – Agente IA per la Gestione dei Reclami – GRIDS Spagna</w:t>
            </w:r>
            <w:r w:rsidR="009D6180">
              <w:rPr>
                <w:noProof/>
                <w:webHidden/>
              </w:rPr>
              <w:tab/>
            </w:r>
            <w:r w:rsidR="009D6180">
              <w:rPr>
                <w:noProof/>
                <w:webHidden/>
              </w:rPr>
              <w:fldChar w:fldCharType="begin"/>
            </w:r>
            <w:r w:rsidR="009D6180">
              <w:rPr>
                <w:noProof/>
                <w:webHidden/>
              </w:rPr>
              <w:instrText xml:space="preserve"> PAGEREF _Toc229413174 \h </w:instrText>
            </w:r>
            <w:r w:rsidR="009D6180">
              <w:rPr>
                <w:noProof/>
                <w:webHidden/>
              </w:rPr>
            </w:r>
            <w:r w:rsidR="009D6180">
              <w:rPr>
                <w:noProof/>
                <w:webHidden/>
              </w:rPr>
              <w:fldChar w:fldCharType="separate"/>
            </w:r>
            <w:r w:rsidR="009D6180">
              <w:rPr>
                <w:noProof/>
                <w:webHidden/>
              </w:rPr>
              <w:t>1</w:t>
            </w:r>
            <w:r w:rsidR="009D6180">
              <w:rPr>
                <w:noProof/>
                <w:webHidden/>
              </w:rPr>
              <w:fldChar w:fldCharType="end"/>
            </w:r>
          </w:hyperlink>
        </w:p>
        <w:p w14:paraId="0F10E19D" w14:textId="4A050E68" w:rsidR="009D6180" w:rsidRDefault="009D6180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75" w:history="1">
            <w:r w:rsidRPr="006B69B3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EAA0" w14:textId="79E1C3AE" w:rsidR="009D6180" w:rsidRDefault="009D6180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76" w:history="1">
            <w:r w:rsidRPr="006B69B3">
              <w:rPr>
                <w:rStyle w:val="Collegamentoipertestuale"/>
                <w:noProof/>
              </w:rPr>
              <w:t>Processo 1: Gestione Reclami GRIDS Spagna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4C481" w14:textId="1DF87D42" w:rsidR="009D6180" w:rsidRDefault="009D6180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77" w:history="1">
            <w:r w:rsidRPr="006B69B3">
              <w:rPr>
                <w:rStyle w:val="Collegamentoipertestuale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69B3">
              <w:rPr>
                <w:rStyle w:val="Collegamentoipertestuale"/>
                <w:noProof/>
              </w:rPr>
              <w:t>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7488" w14:textId="1011266C" w:rsidR="009D6180" w:rsidRDefault="009D6180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78" w:history="1">
            <w:r w:rsidRPr="006B69B3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69B3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865D" w14:textId="6057D509" w:rsidR="009D6180" w:rsidRDefault="009D6180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79" w:history="1">
            <w:r w:rsidRPr="006B69B3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69B3">
              <w:rPr>
                <w:rStyle w:val="Collegamentoipertestuale"/>
                <w:noProof/>
              </w:rPr>
              <w:t>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4221" w14:textId="75642C6C" w:rsidR="009D6180" w:rsidRDefault="009D618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0" w:history="1">
            <w:r w:rsidRPr="006B69B3">
              <w:rPr>
                <w:rStyle w:val="Collegamentoipertestuale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69B3">
              <w:rPr>
                <w:rStyle w:val="Collegamentoipertestuale"/>
                <w:noProof/>
              </w:rPr>
              <w:t>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2A322" w14:textId="3F106B35" w:rsidR="009D6180" w:rsidRDefault="009D6180">
          <w:pPr>
            <w:pStyle w:val="Sommario3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1" w:history="1">
            <w:r w:rsidRPr="006B69B3">
              <w:rPr>
                <w:rStyle w:val="Collegamentoipertestuale"/>
                <w:noProof/>
                <w:lang w:val="en-US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69B3">
              <w:rPr>
                <w:rStyle w:val="Collegamentoipertestuale"/>
                <w:noProof/>
                <w:lang w:val="en-US"/>
              </w:rPr>
              <w:t>AS-IS – AS-IS Process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94391" w14:textId="01AB74FD" w:rsidR="009D6180" w:rsidRDefault="009D6180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2" w:history="1">
            <w:r w:rsidRPr="006B69B3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1E107" w14:textId="6D73E2A4" w:rsidR="009D6180" w:rsidRDefault="009D6180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3" w:history="1">
            <w:r w:rsidRPr="006B69B3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69B3">
              <w:rPr>
                <w:rStyle w:val="Collegamentoipertestuale"/>
                <w:noProof/>
              </w:rPr>
              <w:t>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28ABC" w14:textId="24A823CA" w:rsidR="009D6180" w:rsidRDefault="009D6180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4" w:history="1">
            <w:r w:rsidRPr="006B69B3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02D2" w14:textId="66EC3D9C" w:rsidR="009D6180" w:rsidRDefault="009D6180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5" w:history="1">
            <w:r w:rsidRPr="006B69B3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18CC" w14:textId="174A1DA6" w:rsidR="009D6180" w:rsidRDefault="009D6180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6" w:history="1">
            <w:r w:rsidRPr="006B69B3">
              <w:rPr>
                <w:rStyle w:val="Collegamentoipertestuale"/>
                <w:noProof/>
                <w:lang w:val="en-US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B69B3">
              <w:rPr>
                <w:rStyle w:val="Collegamentoipertestuale"/>
                <w:noProof/>
                <w:lang w:val="en-US"/>
              </w:rPr>
              <w:t>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00CE" w14:textId="2ED29B1D" w:rsidR="009D6180" w:rsidRDefault="009D6180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7" w:history="1">
            <w:r w:rsidRPr="006B69B3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CF9B" w14:textId="625A7401" w:rsidR="009D6180" w:rsidRDefault="009D6180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13188" w:history="1">
            <w:r w:rsidRPr="006B69B3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37DA2F06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C62282" w:rsidRDefault="00E3305D" w:rsidP="00C62282">
      <w:pPr>
        <w:pStyle w:val="Titolo2"/>
      </w:pPr>
      <w:bookmarkStart w:id="1" w:name="_Toc229413175"/>
      <w:r w:rsidRPr="00A25B22">
        <w:lastRenderedPageBreak/>
        <w:t xml:space="preserve">1. </w:t>
      </w:r>
      <w:r w:rsidR="00977407" w:rsidRPr="00977407">
        <w:t>Sommario Esecutivo</w:t>
      </w:r>
      <w:bookmarkEnd w:id="1"/>
    </w:p>
    <w:p w14:paraId="1C52AC3C" w14:textId="77777777" w:rsidR="00211991" w:rsidRDefault="00CB6BAE" w:rsidP="00CB6BAE">
      <w:pPr>
        <w:rPr>
          <w:b/>
          <w:bCs/>
        </w:rPr>
      </w:pPr>
      <w:r w:rsidRPr="00CB6BAE">
        <w:rPr>
          <w:b/>
          <w:bCs/>
        </w:rPr>
        <w:t xml:space="preserve">Processi Identificati:  </w:t>
      </w:r>
    </w:p>
    <w:p w14:paraId="5D7828F4" w14:textId="2BDEA6BA" w:rsidR="007B3919" w:rsidRPr="00211991" w:rsidRDefault="00CB6BAE" w:rsidP="00B35DF7">
      <w:pPr>
        <w:ind w:left="360"/>
      </w:pPr>
      <w:r w:rsidRPr="00211991">
        <w:t>Ricezione e Classificazione Reclami (multicanale)</w:t>
      </w:r>
      <w:r w:rsidRPr="00211991">
        <w:br/>
        <w:t>Routing e Assegnazione al Dominio Operativo Competente</w:t>
      </w:r>
      <w:r w:rsidRPr="00211991">
        <w:br/>
        <w:t>Gestione Operativa Specifica per Dominio (Rete / Contatori / Contratti / Interruzioni)</w:t>
      </w:r>
      <w:r w:rsidRPr="00211991">
        <w:br/>
        <w:t>Arricchimento automatico del Back Office con dati tecnici da sistemi operativi</w:t>
      </w:r>
      <w:r w:rsidRPr="00211991">
        <w:br/>
        <w:t>Gestione delle Eccezioni e Casi Speciali (catalogo EXC-01..09; stati SUS-01..06)</w:t>
      </w:r>
      <w:r w:rsidRPr="00211991">
        <w:br/>
        <w:t>Chiusura e Comunicazione al Cliente (22 template differenziati per sotto-tipo</w:t>
      </w:r>
      <w:r w:rsidR="007B3919">
        <w:t>)</w:t>
      </w:r>
      <w:r w:rsidR="007B3919">
        <w:br/>
      </w:r>
      <w:moveFromRangeStart w:id="2" w:author="Abate Rosa (GICT AI Data F)" w:date="2026-05-12T11:09:00Z" w:name="move229476585"/>
      <w:moveFrom w:id="3" w:author="Abate Rosa (GICT AI Data F)" w:date="2026-05-12T11:09:00Z" w16du:dateUtc="2026-05-12T09:09:00Z">
        <w:r w:rsidR="007B3919" w:rsidDel="00A67CBC">
          <w:t xml:space="preserve">Risoluzione </w:t>
        </w:r>
        <w:r w:rsidR="00B35DF7" w:rsidDel="00A67CBC">
          <w:t>(automatica zero-time o NBA)</w:t>
        </w:r>
      </w:moveFrom>
      <w:moveFromRangeEnd w:id="2"/>
      <w:ins w:id="4" w:author="Abate Rosa (GICT AI Data F)" w:date="2026-05-12T11:09:00Z" w16du:dateUtc="2026-05-12T09:09:00Z">
        <w:r w:rsidR="00A67CBC" w:rsidRPr="00A67CBC">
          <w:t xml:space="preserve"> </w:t>
        </w:r>
      </w:ins>
      <w:moveToRangeStart w:id="5" w:author="Abate Rosa (GICT AI Data F)" w:date="2026-05-12T11:09:00Z" w:name="move229476585"/>
      <w:moveTo w:id="6" w:author="Abate Rosa (GICT AI Data F)" w:date="2026-05-12T11:09:00Z" w16du:dateUtc="2026-05-12T09:09:00Z">
        <w:r w:rsidR="00A67CBC">
          <w:t>Risoluzione (automatica zero-time o NBA)</w:t>
        </w:r>
      </w:moveTo>
      <w:moveToRangeEnd w:id="5"/>
    </w:p>
    <w:p w14:paraId="64C364E3" w14:textId="77777777" w:rsidR="007B3919" w:rsidRDefault="00CB6BAE" w:rsidP="00CB6BAE">
      <w:pPr>
        <w:rPr>
          <w:b/>
          <w:bCs/>
        </w:rPr>
      </w:pPr>
      <w:r w:rsidRPr="00CB6BAE">
        <w:rPr>
          <w:b/>
          <w:bCs/>
        </w:rPr>
        <w:t xml:space="preserve">Contesto Generale:  </w:t>
      </w:r>
    </w:p>
    <w:p w14:paraId="6C6A33D2" w14:textId="77777777" w:rsidR="007B3919" w:rsidRPr="007B3919" w:rsidRDefault="00CB6BAE" w:rsidP="00CB6BAE">
      <w:r w:rsidRPr="007B3919">
        <w:t>L'area GRIDS Spagna gestisce reclami dei clienti relativi alla fornitura elettrica e alla rete di distribuzione tramite e-</w:t>
      </w:r>
      <w:proofErr w:type="spellStart"/>
      <w:r w:rsidRPr="007B3919">
        <w:t>distribución</w:t>
      </w:r>
      <w:proofErr w:type="spellEnd"/>
      <w:r w:rsidRPr="007B3919">
        <w:t>.</w:t>
      </w:r>
    </w:p>
    <w:p w14:paraId="278DBD0B" w14:textId="77777777" w:rsidR="007B3919" w:rsidRPr="007B3919" w:rsidRDefault="00CB6BAE" w:rsidP="00CB6BAE">
      <w:r w:rsidRPr="007B3919">
        <w:t xml:space="preserve"> Il processo copre dalla ricezione multicanale (Web, Telefono/GESICC, </w:t>
      </w:r>
      <w:proofErr w:type="gramStart"/>
      <w:r w:rsidRPr="007B3919">
        <w:t>Email</w:t>
      </w:r>
      <w:proofErr w:type="gramEnd"/>
      <w:r w:rsidRPr="007B3919">
        <w:t xml:space="preserve">, R1, Sede Elettronica, Posta/Registro, IVR, App) fino alla chiusura del fascicolo e alla comunicazione al cliente, passando per l'investigazione tecnica, il coordinamento con </w:t>
      </w:r>
      <w:proofErr w:type="gramStart"/>
      <w:r w:rsidRPr="007B3919">
        <w:t>i team</w:t>
      </w:r>
      <w:proofErr w:type="gramEnd"/>
      <w:r w:rsidRPr="007B3919">
        <w:t xml:space="preserve"> di campo e la gestione di casi con implicazioni normative. </w:t>
      </w:r>
    </w:p>
    <w:p w14:paraId="04BAEA11" w14:textId="4152FBAC" w:rsidR="00CB6BAE" w:rsidRPr="007B3919" w:rsidRDefault="00CB6BAE" w:rsidP="00CB6BAE">
      <w:r w:rsidRPr="007B3919">
        <w:t>Il volume annuale supera le 120.000 pratiche con una tipologia eterogenea: incidenze di rete, dispute di fatturazione/misurazione, modifiche contrattuali e interruzioni programmate o impreviste.</w:t>
      </w:r>
    </w:p>
    <w:p w14:paraId="490CAEB8" w14:textId="77777777" w:rsidR="007B3919" w:rsidRDefault="00CB6BAE" w:rsidP="00CB6BAE">
      <w:pPr>
        <w:rPr>
          <w:b/>
          <w:bCs/>
        </w:rPr>
      </w:pPr>
      <w:r w:rsidRPr="00CB6BAE">
        <w:rPr>
          <w:b/>
          <w:bCs/>
        </w:rPr>
        <w:t xml:space="preserve">Obiettivo della Soluzione:  </w:t>
      </w:r>
    </w:p>
    <w:p w14:paraId="11B24ED8" w14:textId="039A1462" w:rsidR="00CB6BAE" w:rsidRDefault="00CB6BAE" w:rsidP="00CB6BAE">
      <w:pPr>
        <w:rPr>
          <w:b/>
          <w:bCs/>
        </w:rPr>
      </w:pPr>
      <w:r w:rsidRPr="00CB6BAE">
        <w:rPr>
          <w:b/>
          <w:bCs/>
        </w:rPr>
        <w:t>Implementare un Agente IA per la Gestione dei Reclami che:</w:t>
      </w:r>
      <w:r w:rsidRPr="00CB6BAE">
        <w:rPr>
          <w:b/>
          <w:bCs/>
        </w:rPr>
        <w:br/>
      </w:r>
      <w:r w:rsidRPr="00A67CBC">
        <w:rPr>
          <w:rPrChange w:id="7" w:author="Abate Rosa (GICT AI Data F)" w:date="2026-05-12T11:10:00Z" w16du:dateUtc="2026-05-12T09:10:00Z">
            <w:rPr>
              <w:b/>
              <w:bCs/>
            </w:rPr>
          </w:rPrChange>
        </w:rPr>
        <w:t>• classifichi automaticamente il 100% dei reclami in ingresso per tipologia principale e sotto-tipo specifico (20 sotto-tipi, 4 domini CJ) con score di confidenza;</w:t>
      </w:r>
      <w:r w:rsidRPr="00A67CBC">
        <w:rPr>
          <w:rPrChange w:id="8" w:author="Abate Rosa (GICT AI Data F)" w:date="2026-05-12T11:10:00Z" w16du:dateUtc="2026-05-12T09:10:00Z">
            <w:rPr>
              <w:b/>
              <w:bCs/>
            </w:rPr>
          </w:rPrChange>
        </w:rPr>
        <w:br/>
        <w:t>• smisti ogni caso al dominio operativo competente tramite routing parametrico intelligente a 8 percorsi configurabili dal business;</w:t>
      </w:r>
      <w:r w:rsidRPr="00A67CBC">
        <w:rPr>
          <w:rPrChange w:id="9" w:author="Abate Rosa (GICT AI Data F)" w:date="2026-05-12T11:10:00Z" w16du:dateUtc="2026-05-12T09:10:00Z">
            <w:rPr>
              <w:b/>
              <w:bCs/>
            </w:rPr>
          </w:rPrChange>
        </w:rPr>
        <w:br/>
        <w:t>• arricchisca automaticamente il fascicolo BO in &lt;2 minuti con dati tecnici da GESI, FARE, GEMAS, PVISION, EXABEAT, JASPER, EXABEAT RE, GIS, SCADA, WART, PUC;</w:t>
      </w:r>
      <w:r w:rsidRPr="00A67CBC">
        <w:rPr>
          <w:rPrChange w:id="10" w:author="Abate Rosa (GICT AI Data F)" w:date="2026-05-12T11:10:00Z" w16du:dateUtc="2026-05-12T09:10:00Z">
            <w:rPr>
              <w:b/>
              <w:bCs/>
            </w:rPr>
          </w:rPrChange>
        </w:rPr>
        <w:br/>
        <w:t>• gestisca il ciclo completo di chiusura con catalogo eccezioni (EXC-01..09), stati di sospensione (SUS-01..06) e 22 template di comunicazione differenziati;</w:t>
      </w:r>
      <w:r w:rsidRPr="00A67CBC">
        <w:rPr>
          <w:rPrChange w:id="11" w:author="Abate Rosa (GICT AI Data F)" w:date="2026-05-12T11:10:00Z" w16du:dateUtc="2026-05-12T09:10:00Z">
            <w:rPr>
              <w:b/>
              <w:bCs/>
            </w:rPr>
          </w:rPrChange>
        </w:rPr>
        <w:br/>
        <w:t>• garantisca comunicazioni di qualità linguistica (rilevamento lingua, correzione ortografica, traduzione e riscrittura in linguaggio chiaro conforme alla Ley de Atención a la Clientela);</w:t>
      </w:r>
      <w:r w:rsidRPr="00A67CBC">
        <w:rPr>
          <w:rPrChange w:id="12" w:author="Abate Rosa (GICT AI Data F)" w:date="2026-05-12T11:10:00Z" w16du:dateUtc="2026-05-12T09:10:00Z">
            <w:rPr>
              <w:b/>
              <w:bCs/>
            </w:rPr>
          </w:rPrChange>
        </w:rPr>
        <w:br/>
        <w:t>• fornisca vista unica diagnostica all'operatore BO con confidenze, correlazioni, duplicati e reiterazioni.</w:t>
      </w:r>
    </w:p>
    <w:p w14:paraId="4B7791AA" w14:textId="77777777" w:rsidR="007B3919" w:rsidRPr="00CB6BAE" w:rsidRDefault="007B3919" w:rsidP="00CB6BAE"/>
    <w:p w14:paraId="0417B06E" w14:textId="77777777" w:rsidR="007B3919" w:rsidRDefault="00CB6BAE" w:rsidP="00CB6BAE">
      <w:pPr>
        <w:rPr>
          <w:b/>
          <w:bCs/>
        </w:rPr>
      </w:pPr>
      <w:r w:rsidRPr="00CB6BAE">
        <w:rPr>
          <w:b/>
          <w:bCs/>
        </w:rPr>
        <w:t xml:space="preserve">Impatto Atteso:  </w:t>
      </w:r>
    </w:p>
    <w:p w14:paraId="00875E95" w14:textId="0697AEC0" w:rsidR="00CB6BAE" w:rsidRPr="00050EA6" w:rsidRDefault="00CB6BAE" w:rsidP="00CB6BAE">
      <w:r w:rsidRPr="00050EA6">
        <w:rPr>
          <w:rPrChange w:id="13" w:author="Abate Rosa (GICT AI Data F)" w:date="2026-05-12T11:10:00Z" w16du:dateUtc="2026-05-12T09:10:00Z">
            <w:rPr>
              <w:b/>
              <w:bCs/>
            </w:rPr>
          </w:rPrChange>
        </w:rPr>
        <w:t>• Riduzione del tempo medio di arricchimento del BO da 20-40 min a &lt;2 min (≥90%)</w:t>
      </w:r>
      <w:r w:rsidRPr="00050EA6">
        <w:rPr>
          <w:rPrChange w:id="14" w:author="Abate Rosa (GICT AI Data F)" w:date="2026-05-12T11:10:00Z" w16du:dateUtc="2026-05-12T09:10:00Z">
            <w:rPr>
              <w:b/>
              <w:bCs/>
            </w:rPr>
          </w:rPrChange>
        </w:rPr>
        <w:br/>
        <w:t>• Riduzione del tasso di ri-routing dal 35% all'8% grazie ai 20 sotto-tipi estesi</w:t>
      </w:r>
      <w:r w:rsidRPr="00050EA6">
        <w:rPr>
          <w:rPrChange w:id="15" w:author="Abate Rosa (GICT AI Data F)" w:date="2026-05-12T11:10:00Z" w16du:dateUtc="2026-05-12T09:10:00Z">
            <w:rPr>
              <w:b/>
              <w:bCs/>
            </w:rPr>
          </w:rPrChange>
        </w:rPr>
        <w:br/>
        <w:t>• Aumento del tasso di chiusura automatica dal 28% al 65%</w:t>
      </w:r>
      <w:r w:rsidRPr="00050EA6">
        <w:rPr>
          <w:rPrChange w:id="16" w:author="Abate Rosa (GICT AI Data F)" w:date="2026-05-12T11:10:00Z" w16du:dateUtc="2026-05-12T09:10:00Z">
            <w:rPr>
              <w:b/>
              <w:bCs/>
            </w:rPr>
          </w:rPrChange>
        </w:rPr>
        <w:br/>
        <w:t>• Eliminazione della consultazione manuale multi-sistema (risparmio 3h/gestore/giorno)</w:t>
      </w:r>
      <w:r w:rsidRPr="00050EA6">
        <w:rPr>
          <w:rPrChange w:id="17" w:author="Abate Rosa (GICT AI Data F)" w:date="2026-05-12T11:10:00Z" w16du:dateUtc="2026-05-12T09:10:00Z">
            <w:rPr>
              <w:b/>
              <w:bCs/>
            </w:rPr>
          </w:rPrChange>
        </w:rPr>
        <w:br/>
        <w:t>• Riduzione del tempo medio di risoluzione del 45% (da 12,4 a &lt;7 giorni lavorativi)</w:t>
      </w:r>
      <w:r w:rsidRPr="00050EA6">
        <w:rPr>
          <w:rPrChange w:id="18" w:author="Abate Rosa (GICT AI Data F)" w:date="2026-05-12T11:10:00Z" w16du:dateUtc="2026-05-12T09:10:00Z">
            <w:rPr>
              <w:b/>
              <w:bCs/>
            </w:rPr>
          </w:rPrChange>
        </w:rPr>
        <w:br/>
        <w:t>• Miglioramento soddisfazione cliente (CSAT da 3,2 a ≥4,0/5)</w:t>
      </w:r>
      <w:r w:rsidRPr="00050EA6">
        <w:rPr>
          <w:rPrChange w:id="19" w:author="Abate Rosa (GICT AI Data F)" w:date="2026-05-12T11:10:00Z" w16du:dateUtc="2026-05-12T09:10:00Z">
            <w:rPr>
              <w:b/>
              <w:bCs/>
            </w:rPr>
          </w:rPrChange>
        </w:rPr>
        <w:br/>
        <w:t>• Beneficio economico netto stimato: 1,8M€/anno</w:t>
      </w:r>
    </w:p>
    <w:p w14:paraId="52488A2C" w14:textId="58623390" w:rsidR="004B4264" w:rsidRPr="002B35B0" w:rsidRDefault="004B4264" w:rsidP="004B4264">
      <w:r w:rsidRPr="002B35B0">
        <w:br/>
      </w:r>
    </w:p>
    <w:p w14:paraId="02324432" w14:textId="1057146B" w:rsidR="00C93C6A" w:rsidRDefault="00C93C6A" w:rsidP="00B37CFE">
      <w:pPr>
        <w:pStyle w:val="Titolo1"/>
      </w:pPr>
      <w:bookmarkStart w:id="20" w:name="_Toc229413176"/>
      <w:r w:rsidRPr="00C93C6A">
        <w:lastRenderedPageBreak/>
        <w:t>Processo 1: Gestione Reclami GRIDS Spagna</w:t>
      </w:r>
      <w:bookmarkEnd w:id="20"/>
    </w:p>
    <w:p w14:paraId="5D6EE783" w14:textId="57180508" w:rsidR="00A25B22" w:rsidRPr="00C62282" w:rsidRDefault="00A25B22" w:rsidP="00C11F00">
      <w:pPr>
        <w:pStyle w:val="Titolo2"/>
        <w:numPr>
          <w:ilvl w:val="0"/>
          <w:numId w:val="14"/>
        </w:numPr>
      </w:pPr>
      <w:bookmarkStart w:id="21" w:name="_Toc229413177"/>
      <w:r w:rsidRPr="00A25B22">
        <w:t>Contesto e finalità</w:t>
      </w:r>
      <w:bookmarkEnd w:id="21"/>
    </w:p>
    <w:p w14:paraId="1EED22BC" w14:textId="77777777" w:rsidR="0058676E" w:rsidRPr="0058676E" w:rsidRDefault="0058676E" w:rsidP="0058676E"/>
    <w:p w14:paraId="5F3AC84A" w14:textId="77777777" w:rsidR="00050EA6" w:rsidRDefault="0058676E" w:rsidP="0058676E">
      <w:pPr>
        <w:rPr>
          <w:ins w:id="22" w:author="Abate Rosa (GICT AI Data F)" w:date="2026-05-12T11:10:00Z" w16du:dateUtc="2026-05-12T09:10:00Z"/>
          <w:b/>
          <w:bCs/>
          <w:lang w:eastAsia="it-IT"/>
        </w:rPr>
      </w:pPr>
      <w:r w:rsidRPr="0058676E">
        <w:rPr>
          <w:b/>
          <w:bCs/>
          <w:lang w:eastAsia="it-IT"/>
        </w:rPr>
        <w:t>Scopo</w:t>
      </w:r>
      <w:del w:id="23" w:author="Abate Rosa (GICT AI Data F)" w:date="2026-05-12T11:13:00Z" w16du:dateUtc="2026-05-12T09:13:00Z">
        <w:r w:rsidRPr="0058676E" w:rsidDel="00A3524D">
          <w:rPr>
            <w:b/>
            <w:bCs/>
            <w:lang w:eastAsia="it-IT"/>
          </w:rPr>
          <w:delText>:</w:delText>
        </w:r>
      </w:del>
      <w:r w:rsidRPr="0058676E">
        <w:rPr>
          <w:b/>
          <w:bCs/>
          <w:lang w:eastAsia="it-IT"/>
        </w:rPr>
        <w:t xml:space="preserve">  </w:t>
      </w:r>
    </w:p>
    <w:p w14:paraId="2BE0163C" w14:textId="77777777" w:rsidR="00050EA6" w:rsidRPr="00050EA6" w:rsidRDefault="0058676E" w:rsidP="00050EA6">
      <w:pPr>
        <w:pStyle w:val="Paragrafoelenco"/>
        <w:numPr>
          <w:ilvl w:val="0"/>
          <w:numId w:val="17"/>
        </w:numPr>
        <w:rPr>
          <w:ins w:id="24" w:author="Abate Rosa (GICT AI Data F)" w:date="2026-05-12T11:10:00Z" w16du:dateUtc="2026-05-12T09:10:00Z"/>
          <w:lang w:eastAsia="it-IT"/>
        </w:rPr>
        <w:pPrChange w:id="25" w:author="Abate Rosa (GICT AI Data F)" w:date="2026-05-12T11:11:00Z" w16du:dateUtc="2026-05-12T09:11:00Z">
          <w:pPr/>
        </w:pPrChange>
      </w:pPr>
      <w:r w:rsidRPr="00050EA6">
        <w:rPr>
          <w:lang w:eastAsia="it-IT"/>
        </w:rPr>
        <w:t xml:space="preserve">Il processo copre il ciclo completo dalla ricezione multicanale del reclamo (Web, Telefono/GESICC, </w:t>
      </w:r>
      <w:proofErr w:type="gramStart"/>
      <w:r w:rsidRPr="00050EA6">
        <w:rPr>
          <w:lang w:eastAsia="it-IT"/>
        </w:rPr>
        <w:t>Email</w:t>
      </w:r>
      <w:proofErr w:type="gramEnd"/>
      <w:r w:rsidRPr="00050EA6">
        <w:rPr>
          <w:lang w:eastAsia="it-IT"/>
        </w:rPr>
        <w:t xml:space="preserve">, R1, Sede Elettronica, IVR, App, Posta/Registro) fino alla risoluzione finale. Include: </w:t>
      </w:r>
    </w:p>
    <w:p w14:paraId="0D50D156" w14:textId="77777777" w:rsidR="00050EA6" w:rsidRPr="00050EA6" w:rsidRDefault="0058676E" w:rsidP="00050EA6">
      <w:pPr>
        <w:pStyle w:val="Paragrafoelenco"/>
        <w:numPr>
          <w:ilvl w:val="0"/>
          <w:numId w:val="17"/>
        </w:numPr>
        <w:rPr>
          <w:ins w:id="26" w:author="Abate Rosa (GICT AI Data F)" w:date="2026-05-12T11:11:00Z" w16du:dateUtc="2026-05-12T09:11:00Z"/>
          <w:lang w:eastAsia="it-IT"/>
        </w:rPr>
        <w:pPrChange w:id="27" w:author="Abate Rosa (GICT AI Data F)" w:date="2026-05-12T11:11:00Z" w16du:dateUtc="2026-05-12T09:11:00Z">
          <w:pPr/>
        </w:pPrChange>
      </w:pPr>
      <w:r w:rsidRPr="00050EA6">
        <w:rPr>
          <w:lang w:eastAsia="it-IT"/>
        </w:rPr>
        <w:t xml:space="preserve">apertura del caso BO in Salesforce/SAP CRM; </w:t>
      </w:r>
    </w:p>
    <w:p w14:paraId="12034E12" w14:textId="77777777" w:rsidR="00050EA6" w:rsidRPr="00050EA6" w:rsidRDefault="0058676E" w:rsidP="00050EA6">
      <w:pPr>
        <w:pStyle w:val="Paragrafoelenco"/>
        <w:numPr>
          <w:ilvl w:val="0"/>
          <w:numId w:val="17"/>
        </w:numPr>
        <w:rPr>
          <w:ins w:id="28" w:author="Abate Rosa (GICT AI Data F)" w:date="2026-05-12T11:11:00Z" w16du:dateUtc="2026-05-12T09:11:00Z"/>
          <w:lang w:eastAsia="it-IT"/>
        </w:rPr>
        <w:pPrChange w:id="29" w:author="Abate Rosa (GICT AI Data F)" w:date="2026-05-12T11:11:00Z" w16du:dateUtc="2026-05-12T09:11:00Z">
          <w:pPr/>
        </w:pPrChange>
      </w:pPr>
      <w:r w:rsidRPr="00050EA6">
        <w:rPr>
          <w:lang w:eastAsia="it-IT"/>
        </w:rPr>
        <w:t xml:space="preserve">acquisizione documentale e OCR per canali manuali; </w:t>
      </w:r>
    </w:p>
    <w:p w14:paraId="4C873B3D" w14:textId="77777777" w:rsidR="00050EA6" w:rsidRPr="00050EA6" w:rsidRDefault="0058676E" w:rsidP="00050EA6">
      <w:pPr>
        <w:pStyle w:val="Paragrafoelenco"/>
        <w:numPr>
          <w:ilvl w:val="0"/>
          <w:numId w:val="17"/>
        </w:numPr>
        <w:rPr>
          <w:ins w:id="30" w:author="Abate Rosa (GICT AI Data F)" w:date="2026-05-12T11:11:00Z" w16du:dateUtc="2026-05-12T09:11:00Z"/>
          <w:lang w:eastAsia="it-IT"/>
        </w:rPr>
        <w:pPrChange w:id="31" w:author="Abate Rosa (GICT AI Data F)" w:date="2026-05-12T11:11:00Z" w16du:dateUtc="2026-05-12T09:11:00Z">
          <w:pPr/>
        </w:pPrChange>
      </w:pPr>
      <w:r w:rsidRPr="00050EA6">
        <w:rPr>
          <w:lang w:eastAsia="it-IT"/>
        </w:rPr>
        <w:t xml:space="preserve">classificazione automatica per </w:t>
      </w:r>
      <w:proofErr w:type="gramStart"/>
      <w:r w:rsidRPr="00050EA6">
        <w:rPr>
          <w:lang w:eastAsia="it-IT"/>
        </w:rPr>
        <w:t>sotto-tipo</w:t>
      </w:r>
      <w:proofErr w:type="gramEnd"/>
      <w:r w:rsidRPr="00050EA6">
        <w:rPr>
          <w:lang w:eastAsia="it-IT"/>
        </w:rPr>
        <w:t xml:space="preserve"> (20 </w:t>
      </w:r>
      <w:proofErr w:type="gramStart"/>
      <w:r w:rsidRPr="00050EA6">
        <w:rPr>
          <w:lang w:eastAsia="it-IT"/>
        </w:rPr>
        <w:t>sotto-tipi</w:t>
      </w:r>
      <w:proofErr w:type="gramEnd"/>
      <w:r w:rsidRPr="00050EA6">
        <w:rPr>
          <w:lang w:eastAsia="it-IT"/>
        </w:rPr>
        <w:t xml:space="preserve"> CJ) e routing parametrico (8 percorsi); arricchimento con dati tecnici dei sistemi operativi;</w:t>
      </w:r>
    </w:p>
    <w:p w14:paraId="00A62E10" w14:textId="77777777" w:rsidR="00050EA6" w:rsidRPr="00050EA6" w:rsidRDefault="0058676E" w:rsidP="00050EA6">
      <w:pPr>
        <w:pStyle w:val="Paragrafoelenco"/>
        <w:numPr>
          <w:ilvl w:val="0"/>
          <w:numId w:val="17"/>
        </w:numPr>
        <w:rPr>
          <w:ins w:id="32" w:author="Abate Rosa (GICT AI Data F)" w:date="2026-05-12T11:11:00Z" w16du:dateUtc="2026-05-12T09:11:00Z"/>
          <w:lang w:eastAsia="it-IT"/>
        </w:rPr>
        <w:pPrChange w:id="33" w:author="Abate Rosa (GICT AI Data F)" w:date="2026-05-12T11:11:00Z" w16du:dateUtc="2026-05-12T09:11:00Z">
          <w:pPr/>
        </w:pPrChange>
      </w:pPr>
      <w:del w:id="34" w:author="Abate Rosa (GICT AI Data F)" w:date="2026-05-12T11:11:00Z" w16du:dateUtc="2026-05-12T09:11:00Z">
        <w:r w:rsidRPr="00050EA6" w:rsidDel="00050EA6">
          <w:rPr>
            <w:lang w:eastAsia="it-IT"/>
          </w:rPr>
          <w:delText xml:space="preserve"> </w:delText>
        </w:r>
      </w:del>
      <w:r w:rsidRPr="00050EA6">
        <w:rPr>
          <w:lang w:eastAsia="it-IT"/>
        </w:rPr>
        <w:t xml:space="preserve">risoluzione Zero-Time o Next Best Action (NBA); </w:t>
      </w:r>
    </w:p>
    <w:p w14:paraId="5ECD8679" w14:textId="640A77E3" w:rsidR="0058676E" w:rsidRPr="00050EA6" w:rsidRDefault="0058676E" w:rsidP="00050EA6">
      <w:pPr>
        <w:pStyle w:val="Paragrafoelenco"/>
        <w:numPr>
          <w:ilvl w:val="0"/>
          <w:numId w:val="17"/>
        </w:numPr>
        <w:rPr>
          <w:lang w:eastAsia="it-IT"/>
        </w:rPr>
        <w:pPrChange w:id="35" w:author="Abate Rosa (GICT AI Data F)" w:date="2026-05-12T11:11:00Z" w16du:dateUtc="2026-05-12T09:11:00Z">
          <w:pPr/>
        </w:pPrChange>
      </w:pPr>
      <w:r w:rsidRPr="00050EA6">
        <w:rPr>
          <w:lang w:eastAsia="it-IT"/>
        </w:rPr>
        <w:t>gestione eccezioni e stati di sospensione; comunicazioni con qualità linguistica.</w:t>
      </w:r>
    </w:p>
    <w:p w14:paraId="7B1E5A74" w14:textId="243402D6" w:rsidR="0058676E" w:rsidRPr="0058676E" w:rsidRDefault="0058676E" w:rsidP="0058676E">
      <w:pPr>
        <w:rPr>
          <w:lang w:eastAsia="it-IT"/>
        </w:rPr>
      </w:pPr>
    </w:p>
    <w:p w14:paraId="7ECFEE8A" w14:textId="77777777" w:rsidR="00050EA6" w:rsidRDefault="0058676E" w:rsidP="0058676E">
      <w:pPr>
        <w:rPr>
          <w:ins w:id="36" w:author="Abate Rosa (GICT AI Data F)" w:date="2026-05-12T11:11:00Z" w16du:dateUtc="2026-05-12T09:11:00Z"/>
          <w:b/>
          <w:bCs/>
          <w:lang w:eastAsia="it-IT"/>
        </w:rPr>
      </w:pPr>
      <w:r w:rsidRPr="0058676E">
        <w:rPr>
          <w:b/>
          <w:bCs/>
          <w:lang w:eastAsia="it-IT"/>
        </w:rPr>
        <w:t>Vincoli chiave</w:t>
      </w:r>
      <w:del w:id="37" w:author="Abate Rosa (GICT AI Data F)" w:date="2026-05-12T11:13:00Z" w16du:dateUtc="2026-05-12T09:13:00Z">
        <w:r w:rsidRPr="0058676E" w:rsidDel="00A3524D">
          <w:rPr>
            <w:b/>
            <w:bCs/>
            <w:lang w:eastAsia="it-IT"/>
          </w:rPr>
          <w:delText xml:space="preserve">: </w:delText>
        </w:r>
      </w:del>
    </w:p>
    <w:p w14:paraId="073CAB74" w14:textId="77777777" w:rsidR="00A3524D" w:rsidRDefault="0058676E" w:rsidP="0058676E">
      <w:pPr>
        <w:rPr>
          <w:ins w:id="38" w:author="Abate Rosa (GICT AI Data F)" w:date="2026-05-12T11:13:00Z" w16du:dateUtc="2026-05-12T09:13:00Z"/>
          <w:b/>
          <w:bCs/>
          <w:lang w:eastAsia="it-IT"/>
        </w:rPr>
      </w:pPr>
      <w:r w:rsidRPr="0058676E">
        <w:rPr>
          <w:b/>
          <w:bCs/>
          <w:lang w:eastAsia="it-IT"/>
        </w:rPr>
        <w:t xml:space="preserve"> NORMATIVI:</w:t>
      </w:r>
    </w:p>
    <w:p w14:paraId="0CD73844" w14:textId="7EC7AF78" w:rsidR="00C56C87" w:rsidRPr="004358AB" w:rsidRDefault="0058676E" w:rsidP="004358AB">
      <w:pPr>
        <w:pStyle w:val="Paragrafoelenco"/>
        <w:numPr>
          <w:ilvl w:val="0"/>
          <w:numId w:val="18"/>
        </w:numPr>
        <w:rPr>
          <w:ins w:id="39" w:author="Abate Rosa (GICT AI Data F)" w:date="2026-05-12T11:13:00Z" w16du:dateUtc="2026-05-12T09:13:00Z"/>
          <w:b/>
          <w:bCs/>
          <w:lang w:eastAsia="it-IT"/>
          <w:rPrChange w:id="40" w:author="Abate Rosa (GICT AI Data F)" w:date="2026-05-12T11:14:00Z" w16du:dateUtc="2026-05-12T09:14:00Z">
            <w:rPr>
              <w:ins w:id="41" w:author="Abate Rosa (GICT AI Data F)" w:date="2026-05-12T11:13:00Z" w16du:dateUtc="2026-05-12T09:13:00Z"/>
              <w:lang w:eastAsia="it-IT"/>
            </w:rPr>
          </w:rPrChange>
        </w:rPr>
        <w:pPrChange w:id="42" w:author="Abate Rosa (GICT AI Data F)" w:date="2026-05-12T11:14:00Z" w16du:dateUtc="2026-05-12T09:14:00Z">
          <w:pPr/>
        </w:pPrChange>
      </w:pPr>
      <w:del w:id="43" w:author="Abate Rosa (GICT AI Data F)" w:date="2026-05-12T11:14:00Z" w16du:dateUtc="2026-05-12T09:14:00Z">
        <w:r w:rsidRPr="004358AB" w:rsidDel="004358AB">
          <w:rPr>
            <w:b/>
            <w:bCs/>
            <w:lang w:eastAsia="it-IT"/>
            <w:rPrChange w:id="44" w:author="Abate Rosa (GICT AI Data F)" w:date="2026-05-12T11:14:00Z" w16du:dateUtc="2026-05-12T09:14:00Z">
              <w:rPr>
                <w:lang w:eastAsia="it-IT"/>
              </w:rPr>
            </w:rPrChange>
          </w:rPr>
          <w:delText xml:space="preserve"> </w:delText>
        </w:r>
      </w:del>
      <w:r w:rsidRPr="004358AB">
        <w:rPr>
          <w:b/>
          <w:bCs/>
          <w:lang w:eastAsia="it-IT"/>
          <w:rPrChange w:id="45" w:author="Abate Rosa (GICT AI Data F)" w:date="2026-05-12T11:14:00Z" w16du:dateUtc="2026-05-12T09:14:00Z">
            <w:rPr>
              <w:lang w:eastAsia="it-IT"/>
            </w:rPr>
          </w:rPrChange>
        </w:rPr>
        <w:t>Real Decreto 1955/2000 (qualità fornitura)</w:t>
      </w:r>
      <w:ins w:id="46" w:author="Abate Rosa (GICT AI Data F)" w:date="2026-05-12T11:13:00Z" w16du:dateUtc="2026-05-12T09:13:00Z">
        <w:r w:rsidR="00A3524D" w:rsidRPr="004358AB">
          <w:rPr>
            <w:b/>
            <w:bCs/>
            <w:lang w:eastAsia="it-IT"/>
            <w:rPrChange w:id="47" w:author="Abate Rosa (GICT AI Data F)" w:date="2026-05-12T11:14:00Z" w16du:dateUtc="2026-05-12T09:14:00Z">
              <w:rPr>
                <w:lang w:eastAsia="it-IT"/>
              </w:rPr>
            </w:rPrChange>
          </w:rPr>
          <w:t>;</w:t>
        </w:r>
      </w:ins>
      <w:del w:id="48" w:author="Abate Rosa (GICT AI Data F)" w:date="2026-05-12T11:13:00Z" w16du:dateUtc="2026-05-12T09:13:00Z">
        <w:r w:rsidRPr="004358AB" w:rsidDel="00A3524D">
          <w:rPr>
            <w:b/>
            <w:bCs/>
            <w:lang w:eastAsia="it-IT"/>
            <w:rPrChange w:id="49" w:author="Abate Rosa (GICT AI Data F)" w:date="2026-05-12T11:14:00Z" w16du:dateUtc="2026-05-12T09:14:00Z">
              <w:rPr>
                <w:lang w:eastAsia="it-IT"/>
              </w:rPr>
            </w:rPrChange>
          </w:rPr>
          <w:delText>,</w:delText>
        </w:r>
      </w:del>
      <w:r w:rsidRPr="004358AB">
        <w:rPr>
          <w:b/>
          <w:bCs/>
          <w:lang w:eastAsia="it-IT"/>
          <w:rPrChange w:id="50" w:author="Abate Rosa (GICT AI Data F)" w:date="2026-05-12T11:14:00Z" w16du:dateUtc="2026-05-12T09:14:00Z">
            <w:rPr>
              <w:lang w:eastAsia="it-IT"/>
            </w:rPr>
          </w:rPrChange>
        </w:rPr>
        <w:t xml:space="preserve"> </w:t>
      </w:r>
    </w:p>
    <w:p w14:paraId="58BC6FCC" w14:textId="77777777" w:rsidR="00C56C87" w:rsidRPr="004358AB" w:rsidRDefault="0058676E" w:rsidP="004358AB">
      <w:pPr>
        <w:pStyle w:val="Paragrafoelenco"/>
        <w:numPr>
          <w:ilvl w:val="0"/>
          <w:numId w:val="18"/>
        </w:numPr>
        <w:rPr>
          <w:ins w:id="51" w:author="Abate Rosa (GICT AI Data F)" w:date="2026-05-12T11:13:00Z" w16du:dateUtc="2026-05-12T09:13:00Z"/>
          <w:b/>
          <w:bCs/>
          <w:lang w:eastAsia="it-IT"/>
          <w:rPrChange w:id="52" w:author="Abate Rosa (GICT AI Data F)" w:date="2026-05-12T11:14:00Z" w16du:dateUtc="2026-05-12T09:14:00Z">
            <w:rPr>
              <w:ins w:id="53" w:author="Abate Rosa (GICT AI Data F)" w:date="2026-05-12T11:13:00Z" w16du:dateUtc="2026-05-12T09:13:00Z"/>
              <w:lang w:eastAsia="it-IT"/>
            </w:rPr>
          </w:rPrChange>
        </w:rPr>
        <w:pPrChange w:id="54" w:author="Abate Rosa (GICT AI Data F)" w:date="2026-05-12T11:14:00Z" w16du:dateUtc="2026-05-12T09:14:00Z">
          <w:pPr/>
        </w:pPrChange>
      </w:pPr>
      <w:r w:rsidRPr="004358AB">
        <w:rPr>
          <w:b/>
          <w:bCs/>
          <w:lang w:eastAsia="it-IT"/>
          <w:rPrChange w:id="55" w:author="Abate Rosa (GICT AI Data F)" w:date="2026-05-12T11:14:00Z" w16du:dateUtc="2026-05-12T09:14:00Z">
            <w:rPr>
              <w:lang w:eastAsia="it-IT"/>
            </w:rPr>
          </w:rPrChange>
        </w:rPr>
        <w:t xml:space="preserve">Ley 1/2025 (MASC), Ley de Atención </w:t>
      </w:r>
      <w:proofErr w:type="gramStart"/>
      <w:r w:rsidRPr="004358AB">
        <w:rPr>
          <w:b/>
          <w:bCs/>
          <w:lang w:eastAsia="it-IT"/>
          <w:rPrChange w:id="56" w:author="Abate Rosa (GICT AI Data F)" w:date="2026-05-12T11:14:00Z" w16du:dateUtc="2026-05-12T09:14:00Z">
            <w:rPr>
              <w:lang w:eastAsia="it-IT"/>
            </w:rPr>
          </w:rPrChange>
        </w:rPr>
        <w:t>a la</w:t>
      </w:r>
      <w:proofErr w:type="gramEnd"/>
      <w:r w:rsidRPr="004358AB">
        <w:rPr>
          <w:b/>
          <w:bCs/>
          <w:lang w:eastAsia="it-IT"/>
          <w:rPrChange w:id="57" w:author="Abate Rosa (GICT AI Data F)" w:date="2026-05-12T11:14:00Z" w16du:dateUtc="2026-05-12T09:14:00Z">
            <w:rPr>
              <w:lang w:eastAsia="it-IT"/>
            </w:rPr>
          </w:rPrChange>
        </w:rPr>
        <w:t xml:space="preserve"> Clientela (linguaggio chiaro e personalizzato)</w:t>
      </w:r>
      <w:ins w:id="58" w:author="Abate Rosa (GICT AI Data F)" w:date="2026-05-12T11:13:00Z" w16du:dateUtc="2026-05-12T09:13:00Z">
        <w:r w:rsidR="00C56C87" w:rsidRPr="004358AB">
          <w:rPr>
            <w:b/>
            <w:bCs/>
            <w:lang w:eastAsia="it-IT"/>
            <w:rPrChange w:id="59" w:author="Abate Rosa (GICT AI Data F)" w:date="2026-05-12T11:14:00Z" w16du:dateUtc="2026-05-12T09:14:00Z">
              <w:rPr>
                <w:lang w:eastAsia="it-IT"/>
              </w:rPr>
            </w:rPrChange>
          </w:rPr>
          <w:t>;</w:t>
        </w:r>
      </w:ins>
      <w:del w:id="60" w:author="Abate Rosa (GICT AI Data F)" w:date="2026-05-12T11:13:00Z" w16du:dateUtc="2026-05-12T09:13:00Z">
        <w:r w:rsidRPr="004358AB" w:rsidDel="00C56C87">
          <w:rPr>
            <w:b/>
            <w:bCs/>
            <w:lang w:eastAsia="it-IT"/>
            <w:rPrChange w:id="61" w:author="Abate Rosa (GICT AI Data F)" w:date="2026-05-12T11:14:00Z" w16du:dateUtc="2026-05-12T09:14:00Z">
              <w:rPr>
                <w:lang w:eastAsia="it-IT"/>
              </w:rPr>
            </w:rPrChange>
          </w:rPr>
          <w:delText>,</w:delText>
        </w:r>
      </w:del>
      <w:r w:rsidRPr="004358AB">
        <w:rPr>
          <w:b/>
          <w:bCs/>
          <w:lang w:eastAsia="it-IT"/>
          <w:rPrChange w:id="62" w:author="Abate Rosa (GICT AI Data F)" w:date="2026-05-12T11:14:00Z" w16du:dateUtc="2026-05-12T09:14:00Z">
            <w:rPr>
              <w:lang w:eastAsia="it-IT"/>
            </w:rPr>
          </w:rPrChange>
        </w:rPr>
        <w:t xml:space="preserve"> </w:t>
      </w:r>
    </w:p>
    <w:p w14:paraId="68E970FC" w14:textId="77777777" w:rsidR="00C56C87" w:rsidRPr="004358AB" w:rsidRDefault="0058676E" w:rsidP="004358AB">
      <w:pPr>
        <w:pStyle w:val="Paragrafoelenco"/>
        <w:numPr>
          <w:ilvl w:val="0"/>
          <w:numId w:val="18"/>
        </w:numPr>
        <w:rPr>
          <w:ins w:id="63" w:author="Abate Rosa (GICT AI Data F)" w:date="2026-05-12T11:13:00Z" w16du:dateUtc="2026-05-12T09:13:00Z"/>
          <w:b/>
          <w:bCs/>
          <w:lang w:eastAsia="it-IT"/>
          <w:rPrChange w:id="64" w:author="Abate Rosa (GICT AI Data F)" w:date="2026-05-12T11:14:00Z" w16du:dateUtc="2026-05-12T09:14:00Z">
            <w:rPr>
              <w:ins w:id="65" w:author="Abate Rosa (GICT AI Data F)" w:date="2026-05-12T11:13:00Z" w16du:dateUtc="2026-05-12T09:13:00Z"/>
              <w:lang w:eastAsia="it-IT"/>
            </w:rPr>
          </w:rPrChange>
        </w:rPr>
        <w:pPrChange w:id="66" w:author="Abate Rosa (GICT AI Data F)" w:date="2026-05-12T11:14:00Z" w16du:dateUtc="2026-05-12T09:14:00Z">
          <w:pPr/>
        </w:pPrChange>
      </w:pPr>
      <w:r w:rsidRPr="004358AB">
        <w:rPr>
          <w:b/>
          <w:bCs/>
          <w:lang w:eastAsia="it-IT"/>
          <w:rPrChange w:id="67" w:author="Abate Rosa (GICT AI Data F)" w:date="2026-05-12T11:14:00Z" w16du:dateUtc="2026-05-12T09:14:00Z">
            <w:rPr>
              <w:lang w:eastAsia="it-IT"/>
            </w:rPr>
          </w:rPrChange>
        </w:rPr>
        <w:t>Orden ETU/1282/2017 (interruzioni</w:t>
      </w:r>
      <w:del w:id="68" w:author="Abate Rosa (GICT AI Data F)" w:date="2026-05-12T11:13:00Z" w16du:dateUtc="2026-05-12T09:13:00Z">
        <w:r w:rsidRPr="004358AB" w:rsidDel="00C56C87">
          <w:rPr>
            <w:b/>
            <w:bCs/>
            <w:lang w:eastAsia="it-IT"/>
            <w:rPrChange w:id="69" w:author="Abate Rosa (GICT AI Data F)" w:date="2026-05-12T11:14:00Z" w16du:dateUtc="2026-05-12T09:14:00Z">
              <w:rPr>
                <w:lang w:eastAsia="it-IT"/>
              </w:rPr>
            </w:rPrChange>
          </w:rPr>
          <w:delText xml:space="preserve">), </w:delText>
        </w:r>
      </w:del>
      <w:ins w:id="70" w:author="Abate Rosa (GICT AI Data F)" w:date="2026-05-12T11:13:00Z" w16du:dateUtc="2026-05-12T09:13:00Z">
        <w:r w:rsidR="00C56C87" w:rsidRPr="004358AB">
          <w:rPr>
            <w:b/>
            <w:bCs/>
            <w:lang w:eastAsia="it-IT"/>
            <w:rPrChange w:id="71" w:author="Abate Rosa (GICT AI Data F)" w:date="2026-05-12T11:14:00Z" w16du:dateUtc="2026-05-12T09:14:00Z">
              <w:rPr>
                <w:lang w:eastAsia="it-IT"/>
              </w:rPr>
            </w:rPrChange>
          </w:rPr>
          <w:t>)</w:t>
        </w:r>
      </w:ins>
    </w:p>
    <w:p w14:paraId="725877D4" w14:textId="77777777" w:rsidR="00C56C87" w:rsidRPr="004358AB" w:rsidRDefault="0058676E" w:rsidP="004358AB">
      <w:pPr>
        <w:pStyle w:val="Paragrafoelenco"/>
        <w:numPr>
          <w:ilvl w:val="0"/>
          <w:numId w:val="18"/>
        </w:numPr>
        <w:rPr>
          <w:ins w:id="72" w:author="Abate Rosa (GICT AI Data F)" w:date="2026-05-12T11:13:00Z" w16du:dateUtc="2026-05-12T09:13:00Z"/>
          <w:b/>
          <w:bCs/>
          <w:lang w:eastAsia="it-IT"/>
          <w:rPrChange w:id="73" w:author="Abate Rosa (GICT AI Data F)" w:date="2026-05-12T11:14:00Z" w16du:dateUtc="2026-05-12T09:14:00Z">
            <w:rPr>
              <w:ins w:id="74" w:author="Abate Rosa (GICT AI Data F)" w:date="2026-05-12T11:13:00Z" w16du:dateUtc="2026-05-12T09:13:00Z"/>
              <w:lang w:eastAsia="it-IT"/>
            </w:rPr>
          </w:rPrChange>
        </w:rPr>
        <w:pPrChange w:id="75" w:author="Abate Rosa (GICT AI Data F)" w:date="2026-05-12T11:14:00Z" w16du:dateUtc="2026-05-12T09:14:00Z">
          <w:pPr/>
        </w:pPrChange>
      </w:pPr>
      <w:r w:rsidRPr="004358AB">
        <w:rPr>
          <w:b/>
          <w:bCs/>
          <w:lang w:eastAsia="it-IT"/>
          <w:rPrChange w:id="76" w:author="Abate Rosa (GICT AI Data F)" w:date="2026-05-12T11:14:00Z" w16du:dateUtc="2026-05-12T09:14:00Z">
            <w:rPr>
              <w:lang w:eastAsia="it-IT"/>
            </w:rPr>
          </w:rPrChange>
        </w:rPr>
        <w:t>Ley 24/2013 (settore elettrico)</w:t>
      </w:r>
      <w:del w:id="77" w:author="Abate Rosa (GICT AI Data F)" w:date="2026-05-12T11:13:00Z" w16du:dateUtc="2026-05-12T09:13:00Z">
        <w:r w:rsidRPr="004358AB" w:rsidDel="00C56C87">
          <w:rPr>
            <w:b/>
            <w:bCs/>
            <w:lang w:eastAsia="it-IT"/>
            <w:rPrChange w:id="78" w:author="Abate Rosa (GICT AI Data F)" w:date="2026-05-12T11:14:00Z" w16du:dateUtc="2026-05-12T09:14:00Z">
              <w:rPr>
                <w:lang w:eastAsia="it-IT"/>
              </w:rPr>
            </w:rPrChange>
          </w:rPr>
          <w:delText>,</w:delText>
        </w:r>
      </w:del>
      <w:r w:rsidRPr="004358AB">
        <w:rPr>
          <w:b/>
          <w:bCs/>
          <w:lang w:eastAsia="it-IT"/>
          <w:rPrChange w:id="79" w:author="Abate Rosa (GICT AI Data F)" w:date="2026-05-12T11:14:00Z" w16du:dateUtc="2026-05-12T09:14:00Z">
            <w:rPr>
              <w:lang w:eastAsia="it-IT"/>
            </w:rPr>
          </w:rPrChange>
        </w:rPr>
        <w:t xml:space="preserve"> RGPD per trattamento dati consumo e domicilio.</w:t>
      </w:r>
    </w:p>
    <w:p w14:paraId="65631C64" w14:textId="54506AD7" w:rsidR="00C56C87" w:rsidRDefault="0058676E" w:rsidP="004358AB">
      <w:pPr>
        <w:rPr>
          <w:ins w:id="80" w:author="Abate Rosa (GICT AI Data F)" w:date="2026-05-12T11:13:00Z" w16du:dateUtc="2026-05-12T09:13:00Z"/>
          <w:b/>
          <w:bCs/>
          <w:lang w:eastAsia="it-IT"/>
        </w:rPr>
      </w:pPr>
      <w:r w:rsidRPr="0058676E">
        <w:rPr>
          <w:b/>
          <w:bCs/>
          <w:lang w:eastAsia="it-IT"/>
        </w:rPr>
        <w:br/>
      </w:r>
      <w:del w:id="81" w:author="Abate Rosa (GICT AI Data F)" w:date="2026-05-12T11:14:00Z" w16du:dateUtc="2026-05-12T09:14:00Z">
        <w:r w:rsidRPr="0058676E" w:rsidDel="004358AB">
          <w:rPr>
            <w:b/>
            <w:bCs/>
            <w:lang w:eastAsia="it-IT"/>
          </w:rPr>
          <w:delText>TECNICI</w:delText>
        </w:r>
      </w:del>
      <w:del w:id="82" w:author="Abate Rosa (GICT AI Data F)" w:date="2026-05-12T11:13:00Z" w16du:dateUtc="2026-05-12T09:13:00Z">
        <w:r w:rsidRPr="0058676E" w:rsidDel="00C56C87">
          <w:rPr>
            <w:b/>
            <w:bCs/>
            <w:lang w:eastAsia="it-IT"/>
          </w:rPr>
          <w:delText>:</w:delText>
        </w:r>
      </w:del>
      <w:del w:id="83" w:author="Abate Rosa (GICT AI Data F)" w:date="2026-05-12T11:14:00Z" w16du:dateUtc="2026-05-12T09:14:00Z">
        <w:r w:rsidRPr="0058676E" w:rsidDel="004358AB">
          <w:rPr>
            <w:b/>
            <w:bCs/>
            <w:lang w:eastAsia="it-IT"/>
          </w:rPr>
          <w:delText xml:space="preserve"> Salesforce non integrato nativamente con GESI/FARE. EXABEAT RE fuori dall'ambiente ENEL (restrizioni accesso e latenze). Le integrazioni devono avere livello di astrazione sufficiente per evolvere i flussi senza modificare sistemi sorgente.</w:delText>
        </w:r>
      </w:del>
    </w:p>
    <w:p w14:paraId="0F00F5E7" w14:textId="77777777" w:rsidR="004358AB" w:rsidRDefault="0058676E" w:rsidP="0058676E">
      <w:pPr>
        <w:rPr>
          <w:ins w:id="84" w:author="Abate Rosa (GICT AI Data F)" w:date="2026-05-12T11:14:00Z" w16du:dateUtc="2026-05-12T09:14:00Z"/>
          <w:b/>
          <w:bCs/>
          <w:lang w:eastAsia="it-IT"/>
        </w:rPr>
      </w:pPr>
      <w:r w:rsidRPr="0058676E">
        <w:rPr>
          <w:b/>
          <w:bCs/>
          <w:lang w:eastAsia="it-IT"/>
        </w:rPr>
        <w:br/>
        <w:t xml:space="preserve">ORGANIZZATIVI: </w:t>
      </w:r>
    </w:p>
    <w:p w14:paraId="56811C22" w14:textId="41E52674" w:rsidR="0058676E" w:rsidRPr="004358AB" w:rsidRDefault="0058676E" w:rsidP="0058676E">
      <w:pPr>
        <w:rPr>
          <w:lang w:eastAsia="it-IT"/>
        </w:rPr>
      </w:pPr>
      <w:r w:rsidRPr="004358AB">
        <w:rPr>
          <w:highlight w:val="yellow"/>
          <w:lang w:eastAsia="it-IT"/>
          <w:rPrChange w:id="85" w:author="Abate Rosa (GICT AI Data F)" w:date="2026-05-12T11:14:00Z" w16du:dateUtc="2026-05-12T09:14:00Z">
            <w:rPr>
              <w:b/>
              <w:bCs/>
              <w:lang w:eastAsia="it-IT"/>
            </w:rPr>
          </w:rPrChange>
        </w:rPr>
        <w:t>La gestione automatizzabile non si applica alla casistica del requisito SM100 par. 5.1.2. Regole di classificazione, esclusioni, emergenze e parametri di flusso configurabili dal business (feature flags/tabelle parametriche) con audit trail e workflow di approvazione, senza modificare integrazioni.</w:t>
      </w:r>
    </w:p>
    <w:p w14:paraId="7981D7CE" w14:textId="1B0C874A" w:rsidR="0058676E" w:rsidRPr="0058676E" w:rsidRDefault="0058676E" w:rsidP="0058676E">
      <w:pPr>
        <w:rPr>
          <w:lang w:eastAsia="it-IT"/>
        </w:rPr>
      </w:pPr>
    </w:p>
    <w:p w14:paraId="054100C9" w14:textId="3503339C" w:rsidR="0058676E" w:rsidRPr="0058676E" w:rsidDel="00F14588" w:rsidRDefault="0058676E" w:rsidP="0058676E">
      <w:pPr>
        <w:rPr>
          <w:del w:id="86" w:author="Abate Rosa (GICT AI Data F)" w:date="2026-05-12T11:15:00Z" w16du:dateUtc="2026-05-12T09:15:00Z"/>
          <w:lang w:eastAsia="it-IT"/>
        </w:rPr>
      </w:pPr>
      <w:del w:id="87" w:author="Abate Rosa (GICT AI Data F)" w:date="2026-05-12T11:15:00Z" w16du:dateUtc="2026-05-12T09:15:00Z">
        <w:r w:rsidRPr="0058676E" w:rsidDel="00F14588">
          <w:rPr>
            <w:b/>
            <w:bCs/>
            <w:lang w:eastAsia="it-IT"/>
          </w:rPr>
          <w:delText>Perimetro IN SCOPE:</w:delText>
        </w:r>
        <w:r w:rsidRPr="0058676E" w:rsidDel="00F14588">
          <w:rPr>
            <w:b/>
            <w:bCs/>
            <w:lang w:eastAsia="it-IT"/>
          </w:rPr>
          <w:br/>
          <w:delText>- Gestione ciclo di vita caso BO in Salesforce/SAP CRM per tutti i CJ con ZT/NBA definiti</w:delText>
        </w:r>
        <w:r w:rsidRPr="0058676E" w:rsidDel="00F14588">
          <w:rPr>
            <w:b/>
            <w:bCs/>
            <w:lang w:eastAsia="it-IT"/>
          </w:rPr>
          <w:br/>
          <w:delText>- Acquisizione documentale e OCR per canali manuali (email, sede elettronica, posta/registro)</w:delText>
        </w:r>
        <w:r w:rsidRPr="0058676E" w:rsidDel="00F14588">
          <w:rPr>
            <w:b/>
            <w:bCs/>
            <w:lang w:eastAsia="it-IT"/>
          </w:rPr>
          <w:br/>
          <w:delText>- Classificazione automatica per sotto-tipo (20 sotto-tipi CJ) e routing parametrico (8 percorsi)</w:delText>
        </w:r>
        <w:r w:rsidRPr="0058676E" w:rsidDel="00F14588">
          <w:rPr>
            <w:b/>
            <w:bCs/>
            <w:lang w:eastAsia="it-IT"/>
          </w:rPr>
          <w:br/>
          <w:delText>- Arricchimento con GESI, FARE, GEMAS, PVISION, EXABEAT, JASPER, EXABEAT RE, GIS, SCADA, WART, PUC</w:delText>
        </w:r>
        <w:r w:rsidRPr="0058676E" w:rsidDel="00F14588">
          <w:rPr>
            <w:b/>
            <w:bCs/>
            <w:lang w:eastAsia="it-IT"/>
          </w:rPr>
          <w:br/>
          <w:delText>- Assistente virtuale CJ8 Avarie (Web/App); copilota GESICC; gestione email</w:delText>
        </w:r>
        <w:r w:rsidRPr="0058676E" w:rsidDel="00F14588">
          <w:rPr>
            <w:b/>
            <w:bCs/>
            <w:lang w:eastAsia="it-IT"/>
          </w:rPr>
          <w:br/>
          <w:delText>- Language QA Service; vista unica diagnostica per operatore BO</w:delText>
        </w:r>
        <w:r w:rsidRPr="0058676E" w:rsidDel="00F14588">
          <w:rPr>
            <w:b/>
            <w:bCs/>
            <w:lang w:eastAsia="it-IT"/>
          </w:rPr>
          <w:br/>
          <w:delText>- Gestione eccezioni alla chiusura (EXC-01..09) e stati sospensione (SUS-01..06)</w:delText>
        </w:r>
        <w:r w:rsidRPr="0058676E" w:rsidDel="00F14588">
          <w:rPr>
            <w:b/>
            <w:bCs/>
            <w:lang w:eastAsia="it-IT"/>
          </w:rPr>
          <w:br/>
          <w:delText>- 22 template comunicazioni differenziati per sotto-tipo; modulo raggruppamento casi massivi</w:delText>
        </w:r>
        <w:r w:rsidRPr="0058676E" w:rsidDel="00F14588">
          <w:rPr>
            <w:b/>
            <w:bCs/>
            <w:lang w:eastAsia="it-IT"/>
          </w:rPr>
          <w:br/>
          <w:delText>- Gestione stati finalisti con periodo di replica</w:delText>
        </w:r>
      </w:del>
    </w:p>
    <w:p w14:paraId="557DCDEB" w14:textId="50DF858D" w:rsidR="0058676E" w:rsidRPr="0058676E" w:rsidDel="00F14588" w:rsidRDefault="0058676E" w:rsidP="0058676E">
      <w:pPr>
        <w:rPr>
          <w:del w:id="88" w:author="Abate Rosa (GICT AI Data F)" w:date="2026-05-12T11:15:00Z" w16du:dateUtc="2026-05-12T09:15:00Z"/>
          <w:lang w:eastAsia="it-IT"/>
        </w:rPr>
      </w:pPr>
    </w:p>
    <w:p w14:paraId="5651A1A9" w14:textId="450E68CF" w:rsidR="0058676E" w:rsidRPr="0058676E" w:rsidDel="00F14588" w:rsidRDefault="0058676E" w:rsidP="0058676E">
      <w:pPr>
        <w:rPr>
          <w:del w:id="89" w:author="Abate Rosa (GICT AI Data F)" w:date="2026-05-12T11:15:00Z" w16du:dateUtc="2026-05-12T09:15:00Z"/>
          <w:lang w:eastAsia="it-IT"/>
        </w:rPr>
      </w:pPr>
      <w:del w:id="90" w:author="Abate Rosa (GICT AI Data F)" w:date="2026-05-12T11:15:00Z" w16du:dateUtc="2026-05-12T09:15:00Z">
        <w:r w:rsidRPr="0058676E" w:rsidDel="00F14588">
          <w:rPr>
            <w:b/>
            <w:bCs/>
            <w:lang w:eastAsia="it-IT"/>
          </w:rPr>
          <w:delText>Perimetro OUT OF SCOPE:</w:delText>
        </w:r>
        <w:r w:rsidRPr="0058676E" w:rsidDel="00F14588">
          <w:rPr>
            <w:b/>
            <w:bCs/>
            <w:lang w:eastAsia="it-IT"/>
          </w:rPr>
          <w:br/>
          <w:delText>- Modifiche ai sistemi operativi sorgente (GESI, GEMAS, PVISION, ecc.): IA in sola lettura</w:delText>
        </w:r>
        <w:r w:rsidRPr="0058676E" w:rsidDel="00F14588">
          <w:rPr>
            <w:b/>
            <w:bCs/>
            <w:lang w:eastAsia="it-IT"/>
          </w:rPr>
          <w:br/>
          <w:delText>- Reclami tariffari regolati (CNMC diretto) e frode elettrica (processo penale)</w:delText>
        </w:r>
        <w:r w:rsidRPr="0058676E" w:rsidDel="00F14588">
          <w:rPr>
            <w:b/>
            <w:bCs/>
            <w:lang w:eastAsia="it-IT"/>
          </w:rPr>
          <w:br/>
          <w:delText>- Reclami da distributori terzi</w:delText>
        </w:r>
        <w:r w:rsidRPr="0058676E" w:rsidDel="00F14588">
          <w:rPr>
            <w:b/>
            <w:bCs/>
            <w:lang w:eastAsia="it-IT"/>
          </w:rPr>
          <w:br/>
          <w:delText>- Definizione soglie di perizia e criteri di risoluzione per sotto-tipo (competenza business)</w:delText>
        </w:r>
        <w:r w:rsidRPr="0058676E" w:rsidDel="00F14588">
          <w:rPr>
            <w:b/>
            <w:bCs/>
            <w:lang w:eastAsia="it-IT"/>
          </w:rPr>
          <w:br/>
          <w:delText>- Modifica contratti o tariffe direttamente nei sistemi sorgente</w:delText>
        </w:r>
      </w:del>
    </w:p>
    <w:p w14:paraId="73E93147" w14:textId="7BF8B29B" w:rsidR="0058676E" w:rsidRPr="0058676E" w:rsidRDefault="0058676E" w:rsidP="0058676E">
      <w:pPr>
        <w:rPr>
          <w:lang w:eastAsia="it-IT"/>
        </w:rPr>
      </w:pPr>
    </w:p>
    <w:p w14:paraId="6BEDA37D" w14:textId="77777777" w:rsidR="00AC07E4" w:rsidRPr="00E461E6" w:rsidRDefault="00AC07E4" w:rsidP="00AC07E4">
      <w:pPr>
        <w:spacing w:before="0" w:after="160" w:line="259" w:lineRule="auto"/>
        <w:rPr>
          <w:highlight w:val="yellow"/>
        </w:rPr>
      </w:pPr>
    </w:p>
    <w:p w14:paraId="6D2B6BB7" w14:textId="4EE71D9C" w:rsidR="00AC07E4" w:rsidRDefault="00AC07E4" w:rsidP="00C11F00">
      <w:pPr>
        <w:pStyle w:val="Titolo2"/>
        <w:numPr>
          <w:ilvl w:val="0"/>
          <w:numId w:val="14"/>
        </w:numPr>
      </w:pPr>
      <w:bookmarkStart w:id="91" w:name="_Toc229413178"/>
      <w:r w:rsidRPr="00AC07E4">
        <w:t>Stakeholder &amp; Partecipanti</w:t>
      </w:r>
      <w:bookmarkEnd w:id="91"/>
      <w:r w:rsidRPr="00AC07E4">
        <w:t xml:space="preserve"> 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2000"/>
        <w:gridCol w:w="3495"/>
        <w:gridCol w:w="4133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Ruolo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 xml:space="preserve">Nome / Unità </w:t>
            </w:r>
            <w:proofErr w:type="spellStart"/>
            <w:r w:rsidRPr="00401035">
              <w:rPr>
                <w:rFonts w:eastAsia="Times New Roman" w:cs="Times New Roman"/>
                <w:color w:val="000000"/>
                <w:lang w:eastAsia="it-IT"/>
              </w:rPr>
              <w:t>Org</w:t>
            </w:r>
            <w:proofErr w:type="spellEnd"/>
            <w:r w:rsidRPr="00401035">
              <w:rPr>
                <w:rFonts w:eastAsia="Times New Roman" w:cs="Times New Roman"/>
                <w:color w:val="000000"/>
                <w:lang w:eastAsia="it-IT"/>
              </w:rPr>
              <w:t>.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Responsabilità</w:t>
            </w:r>
          </w:p>
        </w:tc>
      </w:tr>
      <w:tr w:rsidR="00CB6BAE" w14:paraId="48D40908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9B5EB4" w14:textId="61C13B10" w:rsidR="00CB6BAE" w:rsidRPr="00401035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Sponsor Delegat</w:t>
            </w:r>
            <w:ins w:id="92" w:author="Abate Rosa (GICT AI Data F)" w:date="2026-05-12T11:16:00Z" w16du:dateUtc="2026-05-12T09:16:00Z">
              <w:r w:rsidR="0004019E">
                <w:t>e</w:t>
              </w:r>
            </w:ins>
            <w:del w:id="93" w:author="Abate Rosa (GICT AI Data F)" w:date="2026-05-12T11:16:00Z" w16du:dateUtc="2026-05-12T09:16:00Z">
              <w:r w:rsidDel="0004019E">
                <w:delText>o</w:delText>
              </w:r>
            </w:del>
          </w:p>
        </w:tc>
        <w:tc>
          <w:tcPr>
            <w:tcW w:w="0" w:type="auto"/>
          </w:tcPr>
          <w:p w14:paraId="118CC801" w14:textId="16FDCE10" w:rsidR="00CB6BAE" w:rsidRPr="009D6180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D6180">
              <w:rPr>
                <w:lang w:val="es-ES"/>
              </w:rPr>
              <w:t>Ana María Camacho Rubio, BSN</w:t>
            </w:r>
          </w:p>
        </w:tc>
        <w:tc>
          <w:tcPr>
            <w:tcW w:w="0" w:type="auto"/>
          </w:tcPr>
          <w:p w14:paraId="60E19312" w14:textId="0EE8E09E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Responsabile finale del processo di Gestione Reclami GRIDS Spagna</w:t>
            </w:r>
          </w:p>
        </w:tc>
      </w:tr>
      <w:tr w:rsidR="00CB6BAE" w14:paraId="0C7D299B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6B5C8A" w14:textId="18ACF685" w:rsidR="00CB6BAE" w:rsidRPr="00401035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BSN Global</w:t>
            </w:r>
          </w:p>
        </w:tc>
        <w:tc>
          <w:tcPr>
            <w:tcW w:w="0" w:type="auto"/>
          </w:tcPr>
          <w:p w14:paraId="76C9CB6F" w14:textId="44E823A9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Montserrat Melcón / Fran Blanco, BSN</w:t>
            </w:r>
          </w:p>
        </w:tc>
        <w:tc>
          <w:tcPr>
            <w:tcW w:w="0" w:type="auto"/>
          </w:tcPr>
          <w:p w14:paraId="368E4F18" w14:textId="51FF2981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Definizione del processo operativo e requisiti funzionali</w:t>
            </w:r>
          </w:p>
        </w:tc>
      </w:tr>
      <w:tr w:rsidR="00CB6BAE" w:rsidDel="0004019E" w14:paraId="73E9EF5E" w14:textId="76AEE902" w:rsidTr="003906DB">
        <w:trPr>
          <w:del w:id="94" w:author="Abate Rosa (GICT AI Data F)" w:date="2026-05-12T11:16:00Z" w16du:dateUtc="2026-05-12T09:1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B1E9A3" w14:textId="64F98B01" w:rsidR="00CB6BAE" w:rsidRPr="000E3177" w:rsidDel="0004019E" w:rsidRDefault="00CB6BAE" w:rsidP="00CB6BAE">
            <w:pPr>
              <w:spacing w:before="0"/>
              <w:rPr>
                <w:del w:id="95" w:author="Abate Rosa (GICT AI Data F)" w:date="2026-05-12T11:16:00Z" w16du:dateUtc="2026-05-12T09:16:00Z"/>
                <w:rFonts w:eastAsia="Times New Roman" w:cs="Times New Roman"/>
                <w:color w:val="000000"/>
                <w:lang w:eastAsia="it-IT"/>
              </w:rPr>
            </w:pPr>
            <w:del w:id="96" w:author="Abate Rosa (GICT AI Data F)" w:date="2026-05-12T11:16:00Z" w16du:dateUtc="2026-05-12T09:16:00Z">
              <w:r w:rsidDel="0004019E">
                <w:delText>Responsabile di Progetto IA</w:delText>
              </w:r>
            </w:del>
          </w:p>
        </w:tc>
        <w:tc>
          <w:tcPr>
            <w:tcW w:w="0" w:type="auto"/>
          </w:tcPr>
          <w:p w14:paraId="1C5CF340" w14:textId="19D2CC18" w:rsidR="00CB6BAE" w:rsidRPr="00401035" w:rsidDel="0004019E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7" w:author="Abate Rosa (GICT AI Data F)" w:date="2026-05-12T11:16:00Z" w16du:dateUtc="2026-05-12T09:16:00Z"/>
                <w:rFonts w:eastAsia="Times New Roman" w:cs="Times New Roman"/>
                <w:color w:val="000000"/>
                <w:lang w:eastAsia="it-IT"/>
              </w:rPr>
            </w:pPr>
            <w:del w:id="98" w:author="Abate Rosa (GICT AI Data F)" w:date="2026-05-12T11:16:00Z" w16du:dateUtc="2026-05-12T09:16:00Z">
              <w:r w:rsidDel="0004019E">
                <w:delText>[Da definire] – Factoria AISA, Enel</w:delText>
              </w:r>
            </w:del>
          </w:p>
        </w:tc>
        <w:tc>
          <w:tcPr>
            <w:tcW w:w="0" w:type="auto"/>
          </w:tcPr>
          <w:p w14:paraId="34EC9A58" w14:textId="77BF0850" w:rsidR="00CB6BAE" w:rsidRPr="00401035" w:rsidDel="0004019E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9" w:author="Abate Rosa (GICT AI Data F)" w:date="2026-05-12T11:16:00Z" w16du:dateUtc="2026-05-12T09:16:00Z"/>
                <w:rFonts w:eastAsia="Times New Roman" w:cs="Times New Roman"/>
                <w:color w:val="000000"/>
                <w:lang w:eastAsia="it-IT"/>
              </w:rPr>
            </w:pPr>
            <w:del w:id="100" w:author="Abate Rosa (GICT AI Data F)" w:date="2026-05-12T11:16:00Z" w16du:dateUtc="2026-05-12T09:16:00Z">
              <w:r w:rsidDel="0004019E">
                <w:delText>Coordina sviluppo e deployment del sistema di classificazione e routing IA</w:delText>
              </w:r>
            </w:del>
          </w:p>
        </w:tc>
      </w:tr>
      <w:tr w:rsidR="00CB6BAE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244B7" w14:textId="411C17BD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proofErr w:type="spellStart"/>
            <w:r>
              <w:t>Factory</w:t>
            </w:r>
            <w:proofErr w:type="spellEnd"/>
            <w:r>
              <w:t xml:space="preserve"> AI (Tech Leader)</w:t>
            </w:r>
          </w:p>
        </w:tc>
        <w:tc>
          <w:tcPr>
            <w:tcW w:w="0" w:type="auto"/>
          </w:tcPr>
          <w:p w14:paraId="0383081C" w14:textId="30096225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del w:id="101" w:author="Abate Rosa (GICT AI Data F)" w:date="2026-05-12T11:15:00Z" w16du:dateUtc="2026-05-12T09:15:00Z">
              <w:r w:rsidDel="0004019E">
                <w:delText>[Da definire]</w:delText>
              </w:r>
            </w:del>
            <w:proofErr w:type="spellStart"/>
            <w:ins w:id="102" w:author="Abate Rosa (GICT AI Data F)" w:date="2026-05-12T11:15:00Z" w16du:dateUtc="2026-05-12T09:15:00Z">
              <w:r w:rsidR="0004019E">
                <w:t>Fa</w:t>
              </w:r>
            </w:ins>
            <w:ins w:id="103" w:author="Abate Rosa (GICT AI Data F)" w:date="2026-05-12T11:16:00Z" w16du:dateUtc="2026-05-12T09:16:00Z">
              <w:r w:rsidR="0004019E">
                <w:t>ctory</w:t>
              </w:r>
              <w:proofErr w:type="spellEnd"/>
              <w:r w:rsidR="0004019E">
                <w:t xml:space="preserve"> AI (Cosmai/Rutili)</w:t>
              </w:r>
            </w:ins>
          </w:p>
        </w:tc>
        <w:tc>
          <w:tcPr>
            <w:tcW w:w="0" w:type="auto"/>
          </w:tcPr>
          <w:p w14:paraId="54DAD5AA" w14:textId="6C1C0DB7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Responsabile della soluzione IA e supervisione tecnica</w:t>
            </w:r>
          </w:p>
        </w:tc>
      </w:tr>
      <w:tr w:rsidR="00CB6BAE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F2D70" w14:textId="710D719E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Initiative Leader Delegate</w:t>
            </w:r>
          </w:p>
        </w:tc>
        <w:tc>
          <w:tcPr>
            <w:tcW w:w="0" w:type="auto"/>
          </w:tcPr>
          <w:p w14:paraId="16CEFA2E" w14:textId="1A52AEED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[Da definire]</w:t>
            </w:r>
          </w:p>
        </w:tc>
        <w:tc>
          <w:tcPr>
            <w:tcW w:w="0" w:type="auto"/>
          </w:tcPr>
          <w:p w14:paraId="1D607E0C" w14:textId="6DC78553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Coordinamento dell'iniziativa</w:t>
            </w:r>
          </w:p>
        </w:tc>
      </w:tr>
      <w:tr w:rsidR="00CB6BAE" w:rsidRPr="00040BBC" w14:paraId="2C14C5A7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A0F996" w14:textId="6F4D226B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AI Hero</w:t>
            </w:r>
          </w:p>
        </w:tc>
        <w:tc>
          <w:tcPr>
            <w:tcW w:w="0" w:type="auto"/>
          </w:tcPr>
          <w:p w14:paraId="6B93D445" w14:textId="0141BFB1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del w:id="104" w:author="Abate Rosa (GICT AI Data F)" w:date="2026-05-12T11:16:00Z" w16du:dateUtc="2026-05-12T09:16:00Z">
              <w:r w:rsidDel="0004019E">
                <w:delText>[Da definire]</w:delText>
              </w:r>
            </w:del>
            <w:ins w:id="105" w:author="Abate Rosa (GICT AI Data F)" w:date="2026-05-12T11:16:00Z" w16du:dateUtc="2026-05-12T09:16:00Z">
              <w:r w:rsidR="0004019E">
                <w:t>Guido Sabbatino</w:t>
              </w:r>
            </w:ins>
          </w:p>
        </w:tc>
        <w:tc>
          <w:tcPr>
            <w:tcW w:w="0" w:type="auto"/>
          </w:tcPr>
          <w:p w14:paraId="214340AC" w14:textId="2BCCAB18" w:rsidR="00CB6BAE" w:rsidRPr="000E3177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Facilitatore di adozione IA nel Back Office</w:t>
            </w:r>
          </w:p>
        </w:tc>
      </w:tr>
      <w:tr w:rsidR="00CB6BAE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15ADC" w14:textId="26EC93E4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t>Responsabile Integrazioni</w:t>
            </w:r>
          </w:p>
        </w:tc>
        <w:tc>
          <w:tcPr>
            <w:tcW w:w="0" w:type="auto"/>
          </w:tcPr>
          <w:p w14:paraId="24A765CB" w14:textId="55371BD4" w:rsidR="00CB6BAE" w:rsidRPr="00CB6BAE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del w:id="106" w:author="Abate Rosa (GICT AI Data F)" w:date="2026-05-12T11:16:00Z" w16du:dateUtc="2026-05-12T09:16:00Z">
              <w:r w:rsidDel="0004019E">
                <w:delText xml:space="preserve">[Da definire] – </w:delText>
              </w:r>
            </w:del>
            <w:r>
              <w:t>GICT, Spagna</w:t>
            </w:r>
          </w:p>
        </w:tc>
        <w:tc>
          <w:tcPr>
            <w:tcW w:w="0" w:type="auto"/>
          </w:tcPr>
          <w:p w14:paraId="44F8D53E" w14:textId="7D2E56A2" w:rsidR="00CB6BAE" w:rsidRPr="00CB6BAE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Gestisce le integrazioni con WART, PUC, RECORE e sistemi di rete</w:t>
            </w:r>
          </w:p>
        </w:tc>
      </w:tr>
      <w:tr w:rsidR="00B73C08" w:rsidRPr="00211991" w14:paraId="58F10C73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9E76AD" w14:textId="01DDD098" w:rsidR="00B73C08" w:rsidRPr="00B73C08" w:rsidRDefault="00B73C08" w:rsidP="00B73C08">
            <w:pPr>
              <w:spacing w:before="0"/>
            </w:pPr>
            <w:r>
              <w:t>Sys Manager / SME</w:t>
            </w:r>
          </w:p>
        </w:tc>
        <w:tc>
          <w:tcPr>
            <w:tcW w:w="0" w:type="auto"/>
            <w:vAlign w:val="center"/>
          </w:tcPr>
          <w:p w14:paraId="703B8DE8" w14:textId="5639C8EB" w:rsidR="00B73C08" w:rsidRPr="00B73C08" w:rsidRDefault="00B73C0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 definire]</w:t>
            </w:r>
          </w:p>
        </w:tc>
        <w:tc>
          <w:tcPr>
            <w:tcW w:w="0" w:type="auto"/>
            <w:vAlign w:val="center"/>
          </w:tcPr>
          <w:p w14:paraId="37BFECED" w14:textId="5CF24B26" w:rsidR="00B73C08" w:rsidRPr="009D6180" w:rsidRDefault="00B73C0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D6180">
              <w:rPr>
                <w:lang w:val="en-US"/>
              </w:rPr>
              <w:t>Ownership Salesforce, GESI, GEMAS, PVISION, EXABEAT, JASPER, FARE, GIS, SCADA</w:t>
            </w:r>
          </w:p>
        </w:tc>
      </w:tr>
      <w:tr w:rsidR="00601748" w:rsidRPr="00133337" w14:paraId="29232AFC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B2BA75" w14:textId="4CB7DFEC" w:rsidR="00601748" w:rsidRPr="00B73C08" w:rsidRDefault="00601748" w:rsidP="00B73C08">
            <w:pPr>
              <w:spacing w:before="0"/>
              <w:rPr>
                <w:rFonts w:ascii="Segoe UI" w:hAnsi="Segoe UI" w:cs="Segoe UI"/>
              </w:rPr>
            </w:pPr>
            <w:r>
              <w:t>Responsabile CX</w:t>
            </w:r>
          </w:p>
        </w:tc>
        <w:tc>
          <w:tcPr>
            <w:tcW w:w="0" w:type="auto"/>
            <w:vAlign w:val="center"/>
          </w:tcPr>
          <w:p w14:paraId="6BA7E08F" w14:textId="253CC6D4" w:rsidR="00601748" w:rsidRPr="0004019E" w:rsidRDefault="0004019E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  <w:rPrChange w:id="107" w:author="Abate Rosa (GICT AI Data F)" w:date="2026-05-12T11:16:00Z" w16du:dateUtc="2026-05-12T09:16:00Z">
                  <w:rPr>
                    <w:rFonts w:ascii="Segoe UI" w:hAnsi="Segoe UI" w:cs="Segoe UI"/>
                  </w:rPr>
                </w:rPrChange>
              </w:rPr>
            </w:pPr>
            <w:ins w:id="108" w:author="Abate Rosa (GICT AI Data F)" w:date="2026-05-12T11:16:00Z" w16du:dateUtc="2026-05-12T09:16:00Z">
              <w:r w:rsidRPr="009D6180">
                <w:rPr>
                  <w:lang w:val="es-ES"/>
                </w:rPr>
                <w:t>Ana María Camacho Rubio, BSN</w:t>
              </w:r>
            </w:ins>
            <w:del w:id="109" w:author="Abate Rosa (GICT AI Data F)" w:date="2026-05-12T11:16:00Z" w16du:dateUtc="2026-05-12T09:16:00Z">
              <w:r w:rsidR="00601748" w:rsidRPr="0004019E" w:rsidDel="0004019E">
                <w:rPr>
                  <w:lang w:val="es-ES"/>
                  <w:rPrChange w:id="110" w:author="Abate Rosa (GICT AI Data F)" w:date="2026-05-12T11:16:00Z" w16du:dateUtc="2026-05-12T09:16:00Z">
                    <w:rPr/>
                  </w:rPrChange>
                </w:rPr>
                <w:delText>[Da definire] – Equipo CX, GRIDS ES</w:delText>
              </w:r>
            </w:del>
          </w:p>
        </w:tc>
        <w:tc>
          <w:tcPr>
            <w:tcW w:w="0" w:type="auto"/>
            <w:vAlign w:val="center"/>
          </w:tcPr>
          <w:p w14:paraId="225EC7C9" w14:textId="3597F5F1" w:rsidR="00601748" w:rsidRPr="00B73C0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Valida template di comunicazione ed esperienza cliente nel processo reclamo</w:t>
            </w:r>
          </w:p>
        </w:tc>
      </w:tr>
      <w:tr w:rsidR="00601748" w:rsidRPr="00133337" w14:paraId="5BD5906C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902C70" w14:textId="7F6A9B3D" w:rsidR="00601748" w:rsidRDefault="00601748" w:rsidP="00B73C08">
            <w:pPr>
              <w:spacing w:before="0"/>
              <w:rPr>
                <w:rFonts w:ascii="Segoe UI" w:hAnsi="Segoe UI" w:cs="Segoe UI"/>
              </w:rPr>
            </w:pPr>
            <w:r>
              <w:t>AISA</w:t>
            </w:r>
          </w:p>
        </w:tc>
        <w:tc>
          <w:tcPr>
            <w:tcW w:w="0" w:type="auto"/>
            <w:vAlign w:val="center"/>
          </w:tcPr>
          <w:p w14:paraId="4605A7BE" w14:textId="45163135" w:rsidR="0060174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Abate / Tarlo</w:t>
            </w:r>
          </w:p>
        </w:tc>
        <w:tc>
          <w:tcPr>
            <w:tcW w:w="0" w:type="auto"/>
            <w:vAlign w:val="center"/>
          </w:tcPr>
          <w:p w14:paraId="620102CE" w14:textId="77777777" w:rsidR="0060174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Responsabili Scale-Up</w:t>
            </w:r>
          </w:p>
        </w:tc>
      </w:tr>
      <w:tr w:rsidR="00601748" w:rsidRPr="00133337" w:rsidDel="0004019E" w14:paraId="128A37C6" w14:textId="7C07B305" w:rsidTr="009B4B25">
        <w:trPr>
          <w:del w:id="111" w:author="Abate Rosa (GICT AI Data F)" w:date="2026-05-12T11:16:00Z" w16du:dateUtc="2026-05-12T09:1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386D50" w14:textId="08EB3748" w:rsidR="00601748" w:rsidDel="0004019E" w:rsidRDefault="00601748" w:rsidP="00B73C08">
            <w:pPr>
              <w:spacing w:before="0"/>
              <w:rPr>
                <w:del w:id="112" w:author="Abate Rosa (GICT AI Data F)" w:date="2026-05-12T11:16:00Z" w16du:dateUtc="2026-05-12T09:16:00Z"/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73C66542" w14:textId="42B4769C" w:rsidR="00601748" w:rsidDel="0004019E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3" w:author="Abate Rosa (GICT AI Data F)" w:date="2026-05-12T11:16:00Z" w16du:dateUtc="2026-05-12T09:16:00Z"/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1D2794F5" w14:textId="20371404" w:rsidR="00601748" w:rsidDel="0004019E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4" w:author="Abate Rosa (GICT AI Data F)" w:date="2026-05-12T11:16:00Z" w16du:dateUtc="2026-05-12T09:16:00Z"/>
                <w:rFonts w:ascii="Segoe UI" w:hAnsi="Segoe UI" w:cs="Segoe UI"/>
              </w:rPr>
            </w:pPr>
          </w:p>
        </w:tc>
      </w:tr>
    </w:tbl>
    <w:p w14:paraId="407AC871" w14:textId="77777777" w:rsidR="002D63F6" w:rsidRPr="00CB6BAE" w:rsidRDefault="002D63F6" w:rsidP="002D63F6">
      <w:pPr>
        <w:spacing w:before="0" w:after="160" w:line="259" w:lineRule="auto"/>
      </w:pPr>
    </w:p>
    <w:p w14:paraId="416871B7" w14:textId="2B7AEB58" w:rsidR="00A25B22" w:rsidRPr="00A25B22" w:rsidRDefault="00A25B22" w:rsidP="00C11F00">
      <w:pPr>
        <w:pStyle w:val="Titolo2"/>
        <w:numPr>
          <w:ilvl w:val="0"/>
          <w:numId w:val="14"/>
        </w:numPr>
      </w:pPr>
      <w:bookmarkStart w:id="115" w:name="_Toc229413179"/>
      <w:r w:rsidRPr="00A25B22">
        <w:t>Processo AS-IS – Descrizione strutturata</w:t>
      </w:r>
      <w:bookmarkEnd w:id="115"/>
    </w:p>
    <w:p w14:paraId="5EDF4B13" w14:textId="26688461" w:rsidR="00A25B22" w:rsidRDefault="00A25B22" w:rsidP="00C06C0D">
      <w:pPr>
        <w:pStyle w:val="Titolo3"/>
        <w:numPr>
          <w:ilvl w:val="1"/>
          <w:numId w:val="10"/>
        </w:numPr>
      </w:pPr>
      <w:bookmarkStart w:id="116" w:name="_Toc229413180"/>
      <w:r w:rsidRPr="00A25B22">
        <w:t>Sistemi coinvolti (AS-IS)</w:t>
      </w:r>
      <w:bookmarkEnd w:id="116"/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Sistema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Ruolo</w:t>
            </w:r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Tipologia</w:t>
            </w:r>
          </w:p>
        </w:tc>
      </w:tr>
      <w:tr w:rsidR="00FB0F15" w:rsidRPr="00C91626" w14:paraId="0636D76C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22043A44" w14:textId="73D35D4B" w:rsidR="00FB0F15" w:rsidRPr="009D6180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val="en-US" w:eastAsia="it-IT"/>
              </w:rPr>
            </w:pPr>
            <w:r w:rsidRPr="009D6180">
              <w:rPr>
                <w:lang w:val="en-US"/>
              </w:rPr>
              <w:t>Salesforce (SF-RC) / SAP CRM</w:t>
            </w:r>
          </w:p>
        </w:tc>
        <w:tc>
          <w:tcPr>
            <w:tcW w:w="4760" w:type="dxa"/>
            <w:noWrap/>
            <w:vAlign w:val="center"/>
          </w:tcPr>
          <w:p w14:paraId="173C0398" w14:textId="6EEF77C9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CRM centrale: registrazione BO, gestione ciclo di vita del caso, comunicazione cliente</w:t>
            </w:r>
          </w:p>
        </w:tc>
        <w:tc>
          <w:tcPr>
            <w:tcW w:w="2080" w:type="dxa"/>
            <w:noWrap/>
            <w:vAlign w:val="center"/>
          </w:tcPr>
          <w:p w14:paraId="74629D3B" w14:textId="20621C96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Core Platform</w:t>
            </w:r>
          </w:p>
        </w:tc>
      </w:tr>
      <w:tr w:rsidR="00FB0F15" w:rsidRPr="00C91626" w14:paraId="461BD9E3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00F30ECC" w14:textId="48013EE6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val="pt-BR" w:eastAsia="it-IT"/>
              </w:rPr>
            </w:pPr>
            <w:r>
              <w:t>SAP IS-U</w:t>
            </w:r>
          </w:p>
        </w:tc>
        <w:tc>
          <w:tcPr>
            <w:tcW w:w="4760" w:type="dxa"/>
            <w:noWrap/>
            <w:vAlign w:val="center"/>
          </w:tcPr>
          <w:p w14:paraId="078B634E" w14:textId="67306E38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Gestione contratti, tariffe e misurazione del consumo</w:t>
            </w:r>
          </w:p>
        </w:tc>
        <w:tc>
          <w:tcPr>
            <w:tcW w:w="2080" w:type="dxa"/>
            <w:noWrap/>
            <w:vAlign w:val="center"/>
          </w:tcPr>
          <w:p w14:paraId="096D6DD9" w14:textId="0EAEE914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Core Platform</w:t>
            </w:r>
          </w:p>
        </w:tc>
      </w:tr>
      <w:tr w:rsidR="00FB0F15" w:rsidRPr="00C91626" w14:paraId="75B481F6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3582B690" w14:textId="3D55C584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GESI / GESICC</w:t>
            </w:r>
          </w:p>
        </w:tc>
        <w:tc>
          <w:tcPr>
            <w:tcW w:w="4760" w:type="dxa"/>
            <w:noWrap/>
            <w:vAlign w:val="center"/>
          </w:tcPr>
          <w:p w14:paraId="72A2936B" w14:textId="35B35F24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Gestione avarie e CAT. Incidenze attive e avvisi per CUPS/PCR</w:t>
            </w:r>
          </w:p>
        </w:tc>
        <w:tc>
          <w:tcPr>
            <w:tcW w:w="2080" w:type="dxa"/>
            <w:noWrap/>
            <w:vAlign w:val="center"/>
          </w:tcPr>
          <w:p w14:paraId="61FE594B" w14:textId="72D6CE40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OMS / Sistema operativo rete</w:t>
            </w:r>
          </w:p>
        </w:tc>
      </w:tr>
      <w:tr w:rsidR="00FB0F15" w:rsidRPr="00C91626" w14:paraId="59DFE230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28EAB3E7" w14:textId="7F59A6EB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FARE</w:t>
            </w:r>
          </w:p>
        </w:tc>
        <w:tc>
          <w:tcPr>
            <w:tcW w:w="4760" w:type="dxa"/>
            <w:noWrap/>
            <w:vAlign w:val="center"/>
          </w:tcPr>
          <w:p w14:paraId="4F04705F" w14:textId="40DD2823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Sistema interruzioni programmate. Verifica se CUPS era interessato nel periodo</w:t>
            </w:r>
          </w:p>
        </w:tc>
        <w:tc>
          <w:tcPr>
            <w:tcW w:w="2080" w:type="dxa"/>
            <w:noWrap/>
            <w:vAlign w:val="center"/>
          </w:tcPr>
          <w:p w14:paraId="7857C2FA" w14:textId="1E871FD6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Pianificazione rete</w:t>
            </w:r>
          </w:p>
        </w:tc>
      </w:tr>
      <w:tr w:rsidR="00FB0F15" w:rsidRPr="00C91626" w14:paraId="30C73BBD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7CF51E88" w14:textId="6DBFCF7A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highlight w:val="yellow"/>
                <w:lang w:eastAsia="it-IT"/>
              </w:rPr>
            </w:pPr>
            <w:r>
              <w:lastRenderedPageBreak/>
              <w:t>GEMAS</w:t>
            </w:r>
          </w:p>
        </w:tc>
        <w:tc>
          <w:tcPr>
            <w:tcW w:w="4760" w:type="dxa"/>
            <w:noWrap/>
            <w:vAlign w:val="center"/>
          </w:tcPr>
          <w:p w14:paraId="62A1321A" w14:textId="2C0F9B26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highlight w:val="yellow"/>
                <w:lang w:eastAsia="it-IT"/>
              </w:rPr>
            </w:pPr>
            <w:r>
              <w:t>Gestione asset rete: storico PCR, incidenti, dati AEMET (forza maggiore)</w:t>
            </w:r>
          </w:p>
        </w:tc>
        <w:tc>
          <w:tcPr>
            <w:tcW w:w="2080" w:type="dxa"/>
            <w:noWrap/>
            <w:vAlign w:val="center"/>
          </w:tcPr>
          <w:p w14:paraId="5D0C0275" w14:textId="2D658E44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highlight w:val="yellow"/>
                <w:lang w:eastAsia="it-IT"/>
              </w:rPr>
            </w:pPr>
            <w:r>
              <w:t>GIS / Asset Management</w:t>
            </w:r>
          </w:p>
        </w:tc>
      </w:tr>
      <w:tr w:rsidR="00FB0F15" w:rsidRPr="00C91626" w14:paraId="5F8A5A39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664B9773" w14:textId="64549A8E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PVISION</w:t>
            </w:r>
          </w:p>
        </w:tc>
        <w:tc>
          <w:tcPr>
            <w:tcW w:w="4760" w:type="dxa"/>
            <w:noWrap/>
            <w:vAlign w:val="center"/>
          </w:tcPr>
          <w:p w14:paraId="7CFE1627" w14:textId="510267CA" w:rsidR="00FB0F15" w:rsidRPr="009D6180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Report tensione MT e parametri elettrici LVS del CUPS</w:t>
            </w:r>
          </w:p>
        </w:tc>
        <w:tc>
          <w:tcPr>
            <w:tcW w:w="2080" w:type="dxa"/>
            <w:noWrap/>
            <w:vAlign w:val="center"/>
          </w:tcPr>
          <w:p w14:paraId="3AA4CE47" w14:textId="728770E1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>
              <w:t>Power Quality / SCADA</w:t>
            </w:r>
          </w:p>
        </w:tc>
      </w:tr>
      <w:tr w:rsidR="00706305" w:rsidRPr="00C91626" w14:paraId="4E371767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5EC9761C" w14:textId="3FC7C2EB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  <w:r>
              <w:t>EXABEAT + JASPER</w:t>
            </w:r>
          </w:p>
        </w:tc>
        <w:tc>
          <w:tcPr>
            <w:tcW w:w="4760" w:type="dxa"/>
            <w:noWrap/>
            <w:vAlign w:val="center"/>
          </w:tcPr>
          <w:p w14:paraId="71C508BB" w14:textId="2BBE54CB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Curva di carico contatore (telegestione) ed eventi interruzione/POP</w:t>
            </w:r>
          </w:p>
        </w:tc>
        <w:tc>
          <w:tcPr>
            <w:tcW w:w="2080" w:type="dxa"/>
            <w:noWrap/>
            <w:vAlign w:val="center"/>
          </w:tcPr>
          <w:p w14:paraId="2EECD1BD" w14:textId="1CBA2230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Smart Metering</w:t>
            </w:r>
          </w:p>
        </w:tc>
      </w:tr>
      <w:tr w:rsidR="00706305" w:rsidRPr="00C91626" w14:paraId="4F9CDB0F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5CFB11DD" w14:textId="33AB797C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  <w:r>
              <w:t>GIS (Sistema Informativo Geografico)</w:t>
            </w:r>
          </w:p>
        </w:tc>
        <w:tc>
          <w:tcPr>
            <w:tcW w:w="4760" w:type="dxa"/>
            <w:noWrap/>
            <w:vAlign w:val="center"/>
          </w:tcPr>
          <w:p w14:paraId="26E93F20" w14:textId="67F4C160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Topologia rete e identificazione clienti interessati per zona</w:t>
            </w:r>
          </w:p>
        </w:tc>
        <w:tc>
          <w:tcPr>
            <w:tcW w:w="2080" w:type="dxa"/>
            <w:noWrap/>
            <w:vAlign w:val="center"/>
          </w:tcPr>
          <w:p w14:paraId="5D27816B" w14:textId="6D8D7CAC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Integration Layer</w:t>
            </w:r>
          </w:p>
        </w:tc>
      </w:tr>
      <w:tr w:rsidR="00706305" w:rsidRPr="00C91626" w14:paraId="474E9E6B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05821DF9" w14:textId="32D6CA26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  <w:r>
              <w:t>SCADA</w:t>
            </w:r>
          </w:p>
        </w:tc>
        <w:tc>
          <w:tcPr>
            <w:tcW w:w="4760" w:type="dxa"/>
            <w:noWrap/>
            <w:vAlign w:val="center"/>
          </w:tcPr>
          <w:p w14:paraId="6BC47D58" w14:textId="0FC27A34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Supervisione stato rete distribuzione in tempo reale, rilevamento incidenze attive</w:t>
            </w:r>
          </w:p>
        </w:tc>
        <w:tc>
          <w:tcPr>
            <w:tcW w:w="2080" w:type="dxa"/>
            <w:noWrap/>
            <w:vAlign w:val="center"/>
          </w:tcPr>
          <w:p w14:paraId="6C099965" w14:textId="54605C51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External System</w:t>
            </w:r>
          </w:p>
        </w:tc>
      </w:tr>
      <w:tr w:rsidR="00706305" w:rsidRPr="00C91626" w14:paraId="06462FFC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41C50504" w14:textId="77777777" w:rsidR="00706305" w:rsidRPr="009D6180" w:rsidRDefault="00706305" w:rsidP="00706305">
            <w:pPr>
              <w:spacing w:before="0"/>
              <w:rPr>
                <w:rFonts w:ascii="Segoe UI" w:hAnsi="Segoe UI" w:cs="Segoe UI"/>
                <w:lang w:val="en-US"/>
              </w:rPr>
            </w:pPr>
            <w:r w:rsidRPr="009D6180">
              <w:rPr>
                <w:lang w:val="en-US"/>
              </w:rPr>
              <w:t>WART (Work Assignment &amp; Resolution Tool)</w:t>
            </w:r>
          </w:p>
        </w:tc>
        <w:tc>
          <w:tcPr>
            <w:tcW w:w="4760" w:type="dxa"/>
            <w:noWrap/>
            <w:vAlign w:val="center"/>
          </w:tcPr>
          <w:p w14:paraId="3E5E48F0" w14:textId="77777777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Assegnazione e monitoraggio ordini di lavoro sul campo</w:t>
            </w:r>
          </w:p>
        </w:tc>
        <w:tc>
          <w:tcPr>
            <w:tcW w:w="2080" w:type="dxa"/>
            <w:noWrap/>
            <w:vAlign w:val="center"/>
          </w:tcPr>
          <w:p w14:paraId="4220FAE6" w14:textId="77777777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Integration Layer</w:t>
            </w:r>
          </w:p>
        </w:tc>
      </w:tr>
      <w:tr w:rsidR="00706305" w:rsidRPr="00C91626" w14:paraId="68822D25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4DAB95A3" w14:textId="77777777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  <w:r>
              <w:t>PUC (Piattaforma Punti Fornitura e Contratti)</w:t>
            </w:r>
          </w:p>
        </w:tc>
        <w:tc>
          <w:tcPr>
            <w:tcW w:w="4760" w:type="dxa"/>
            <w:noWrap/>
            <w:vAlign w:val="center"/>
          </w:tcPr>
          <w:p w14:paraId="4A9865CE" w14:textId="77777777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Gestione accessi, contratti e punti di fornitura</w:t>
            </w:r>
          </w:p>
        </w:tc>
        <w:tc>
          <w:tcPr>
            <w:tcW w:w="2080" w:type="dxa"/>
            <w:noWrap/>
            <w:vAlign w:val="center"/>
          </w:tcPr>
          <w:p w14:paraId="538676A3" w14:textId="77777777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Core Platform</w:t>
            </w:r>
          </w:p>
        </w:tc>
      </w:tr>
      <w:tr w:rsidR="00706305" w:rsidRPr="00C91626" w14:paraId="14180CFB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650ACDCA" w14:textId="77777777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  <w:r>
              <w:t>IVR / Piattaforma Omnicanale</w:t>
            </w:r>
          </w:p>
        </w:tc>
        <w:tc>
          <w:tcPr>
            <w:tcW w:w="4760" w:type="dxa"/>
            <w:noWrap/>
            <w:vAlign w:val="center"/>
          </w:tcPr>
          <w:p w14:paraId="6A85A70E" w14:textId="77777777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Ricezione reclami per voce, portale web, app ed email</w:t>
            </w:r>
          </w:p>
        </w:tc>
        <w:tc>
          <w:tcPr>
            <w:tcW w:w="2080" w:type="dxa"/>
            <w:noWrap/>
            <w:vAlign w:val="center"/>
          </w:tcPr>
          <w:p w14:paraId="2466BAC6" w14:textId="77777777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Integration Layer</w:t>
            </w:r>
          </w:p>
        </w:tc>
      </w:tr>
      <w:tr w:rsidR="00706305" w:rsidRPr="00C91626" w14:paraId="5239B457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79B6C4DC" w14:textId="77777777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  <w:r>
              <w:t>RECORE</w:t>
            </w:r>
          </w:p>
        </w:tc>
        <w:tc>
          <w:tcPr>
            <w:tcW w:w="4760" w:type="dxa"/>
            <w:noWrap/>
            <w:vAlign w:val="center"/>
          </w:tcPr>
          <w:p w14:paraId="73AB174B" w14:textId="77777777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Sistema di riconnessione automatica della fornitura</w:t>
            </w:r>
          </w:p>
        </w:tc>
        <w:tc>
          <w:tcPr>
            <w:tcW w:w="2080" w:type="dxa"/>
            <w:noWrap/>
            <w:vAlign w:val="center"/>
          </w:tcPr>
          <w:p w14:paraId="05A97D54" w14:textId="77777777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t>External System</w:t>
            </w:r>
          </w:p>
        </w:tc>
      </w:tr>
      <w:tr w:rsidR="00354146" w:rsidRPr="00C91626" w14:paraId="3C3707B5" w14:textId="77777777" w:rsidTr="003D6FC0">
        <w:trPr>
          <w:trHeight w:val="288"/>
          <w:ins w:id="117" w:author="Abate Rosa (GICT AI Data F)" w:date="2026-05-12T11:25:00Z" w16du:dateUtc="2026-05-12T09:2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39EA2300" w14:textId="08009254" w:rsidR="00354146" w:rsidRDefault="00354146" w:rsidP="00706305">
            <w:pPr>
              <w:spacing w:before="0"/>
              <w:rPr>
                <w:ins w:id="118" w:author="Abate Rosa (GICT AI Data F)" w:date="2026-05-12T11:25:00Z" w16du:dateUtc="2026-05-12T09:25:00Z"/>
              </w:rPr>
            </w:pPr>
            <w:ins w:id="119" w:author="Abate Rosa (GICT AI Data F)" w:date="2026-05-12T11:25:00Z" w16du:dateUtc="2026-05-12T09:25:00Z">
              <w:r>
                <w:t>XABI RD</w:t>
              </w:r>
            </w:ins>
          </w:p>
        </w:tc>
        <w:tc>
          <w:tcPr>
            <w:tcW w:w="4760" w:type="dxa"/>
            <w:noWrap/>
            <w:vAlign w:val="center"/>
          </w:tcPr>
          <w:p w14:paraId="664D83CD" w14:textId="77777777" w:rsidR="00354146" w:rsidRDefault="00354146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20" w:author="Abate Rosa (GICT AI Data F)" w:date="2026-05-12T11:25:00Z" w16du:dateUtc="2026-05-12T09:25:00Z"/>
              </w:rPr>
            </w:pPr>
          </w:p>
        </w:tc>
        <w:tc>
          <w:tcPr>
            <w:tcW w:w="2080" w:type="dxa"/>
            <w:noWrap/>
            <w:vAlign w:val="center"/>
          </w:tcPr>
          <w:p w14:paraId="46C63048" w14:textId="77777777" w:rsidR="00354146" w:rsidRDefault="00354146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21" w:author="Abate Rosa (GICT AI Data F)" w:date="2026-05-12T11:25:00Z" w16du:dateUtc="2026-05-12T09:25:00Z"/>
              </w:rPr>
            </w:pP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12AB3E35" w:rsidR="00A25B22" w:rsidRPr="00A84CA5" w:rsidRDefault="00A25B22" w:rsidP="00C06C0D">
      <w:pPr>
        <w:pStyle w:val="Titolo3"/>
        <w:numPr>
          <w:ilvl w:val="0"/>
          <w:numId w:val="12"/>
        </w:numPr>
        <w:rPr>
          <w:lang w:val="en-US"/>
        </w:rPr>
      </w:pPr>
      <w:bookmarkStart w:id="122" w:name="_Toc229413181"/>
      <w:r w:rsidRPr="00A84CA5">
        <w:rPr>
          <w:lang w:val="en-US"/>
        </w:rPr>
        <w:t xml:space="preserve">AS-IS – </w:t>
      </w:r>
      <w:r w:rsidR="004D532D" w:rsidRPr="00A84CA5">
        <w:rPr>
          <w:lang w:val="en-US"/>
        </w:rPr>
        <w:t>AS-IS Process Cards</w:t>
      </w:r>
      <w:bookmarkEnd w:id="122"/>
    </w:p>
    <w:p w14:paraId="4F275BB8" w14:textId="0328E8FC" w:rsidR="008402E8" w:rsidRPr="00C06C0D" w:rsidRDefault="008402E8" w:rsidP="008402E8">
      <w:pPr>
        <w:rPr>
          <w:b/>
          <w:bCs/>
          <w:lang w:val="en-U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  <w:tblPrChange w:id="123" w:author="Abate Rosa (GICT AI Data F)" w:date="2026-05-12T11:17:00Z" w16du:dateUtc="2026-05-12T09:17:00Z">
          <w:tblPr>
            <w:tblStyle w:val="Tabellagriglia1chiara-colore1"/>
            <w:tblW w:w="5000" w:type="pct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555"/>
        <w:gridCol w:w="1700"/>
        <w:gridCol w:w="1980"/>
        <w:gridCol w:w="1691"/>
        <w:gridCol w:w="1433"/>
        <w:gridCol w:w="1269"/>
        <w:tblGridChange w:id="124">
          <w:tblGrid>
            <w:gridCol w:w="1555"/>
            <w:gridCol w:w="1275"/>
            <w:gridCol w:w="425"/>
            <w:gridCol w:w="1980"/>
            <w:gridCol w:w="1691"/>
            <w:gridCol w:w="1433"/>
            <w:gridCol w:w="1269"/>
          </w:tblGrid>
        </w:tblGridChange>
      </w:tblGrid>
      <w:tr w:rsidR="00F0645E" w:rsidRPr="008402E8" w14:paraId="25A14CF5" w14:textId="77777777" w:rsidTr="0015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  <w:trPrChange w:id="125" w:author="Abate Rosa (GICT AI Data F)" w:date="2026-05-12T11:17:00Z" w16du:dateUtc="2026-05-12T09:17:00Z">
            <w:trPr>
              <w:trHeight w:val="537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  <w:tcPrChange w:id="126" w:author="Abate Rosa (GICT AI Data F)" w:date="2026-05-12T11:17:00Z" w16du:dateUtc="2026-05-12T09:17:00Z">
              <w:tcPr>
                <w:tcW w:w="808" w:type="pct"/>
                <w:noWrap/>
                <w:vAlign w:val="center"/>
              </w:tcPr>
            </w:tcPrChange>
          </w:tcPr>
          <w:p w14:paraId="33F67BFC" w14:textId="36014155" w:rsidR="00F0645E" w:rsidRPr="00F0645E" w:rsidRDefault="00F0645E" w:rsidP="00F0645E">
            <w:pPr>
              <w:spacing w:before="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proofErr w:type="spellStart"/>
            <w:r w:rsidRPr="00F0645E">
              <w:rPr>
                <w:rFonts w:ascii="Segoe UI" w:hAnsi="Segoe UI" w:cs="Segoe UI"/>
              </w:rPr>
              <w:t>Macroattività</w:t>
            </w:r>
            <w:proofErr w:type="spellEnd"/>
          </w:p>
        </w:tc>
        <w:tc>
          <w:tcPr>
            <w:tcW w:w="883" w:type="pct"/>
            <w:noWrap/>
            <w:vAlign w:val="center"/>
            <w:tcPrChange w:id="127" w:author="Abate Rosa (GICT AI Data F)" w:date="2026-05-12T11:17:00Z" w16du:dateUtc="2026-05-12T09:17:00Z">
              <w:tcPr>
                <w:tcW w:w="662" w:type="pct"/>
                <w:noWrap/>
                <w:vAlign w:val="center"/>
              </w:tcPr>
            </w:tcPrChange>
          </w:tcPr>
          <w:p w14:paraId="11FF39BB" w14:textId="69341871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Input</w:t>
            </w:r>
          </w:p>
        </w:tc>
        <w:tc>
          <w:tcPr>
            <w:tcW w:w="1028" w:type="pct"/>
            <w:noWrap/>
            <w:vAlign w:val="center"/>
            <w:tcPrChange w:id="128" w:author="Abate Rosa (GICT AI Data F)" w:date="2026-05-12T11:17:00Z" w16du:dateUtc="2026-05-12T09:17:00Z">
              <w:tcPr>
                <w:tcW w:w="1249" w:type="pct"/>
                <w:gridSpan w:val="2"/>
                <w:noWrap/>
                <w:vAlign w:val="center"/>
              </w:tcPr>
            </w:tcPrChange>
          </w:tcPr>
          <w:p w14:paraId="075683D8" w14:textId="0E9A9A98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Attività</w:t>
            </w:r>
          </w:p>
        </w:tc>
        <w:tc>
          <w:tcPr>
            <w:tcW w:w="878" w:type="pct"/>
            <w:noWrap/>
            <w:vAlign w:val="center"/>
            <w:tcPrChange w:id="129" w:author="Abate Rosa (GICT AI Data F)" w:date="2026-05-12T11:17:00Z" w16du:dateUtc="2026-05-12T09:17:00Z">
              <w:tcPr>
                <w:tcW w:w="878" w:type="pct"/>
                <w:noWrap/>
                <w:vAlign w:val="center"/>
              </w:tcPr>
            </w:tcPrChange>
          </w:tcPr>
          <w:p w14:paraId="1D0C9ED5" w14:textId="5C297024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Output</w:t>
            </w:r>
          </w:p>
        </w:tc>
        <w:tc>
          <w:tcPr>
            <w:tcW w:w="744" w:type="pct"/>
            <w:noWrap/>
            <w:vAlign w:val="center"/>
            <w:tcPrChange w:id="130" w:author="Abate Rosa (GICT AI Data F)" w:date="2026-05-12T11:17:00Z" w16du:dateUtc="2026-05-12T09:17:00Z">
              <w:tcPr>
                <w:tcW w:w="744" w:type="pct"/>
                <w:noWrap/>
                <w:vAlign w:val="center"/>
              </w:tcPr>
            </w:tcPrChange>
          </w:tcPr>
          <w:p w14:paraId="08360F0C" w14:textId="3CBFF463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Punto Critico</w:t>
            </w:r>
          </w:p>
        </w:tc>
        <w:tc>
          <w:tcPr>
            <w:tcW w:w="659" w:type="pct"/>
            <w:noWrap/>
            <w:vAlign w:val="center"/>
            <w:tcPrChange w:id="131" w:author="Abate Rosa (GICT AI Data F)" w:date="2026-05-12T11:17:00Z" w16du:dateUtc="2026-05-12T09:17:00Z">
              <w:tcPr>
                <w:tcW w:w="659" w:type="pct"/>
                <w:noWrap/>
                <w:vAlign w:val="center"/>
              </w:tcPr>
            </w:tcPrChange>
          </w:tcPr>
          <w:p w14:paraId="1CEC05A5" w14:textId="2B0F559B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Intervento Umano</w:t>
            </w:r>
          </w:p>
        </w:tc>
      </w:tr>
      <w:tr w:rsidR="00F0645E" w:rsidRPr="007C337C" w14:paraId="6E86287A" w14:textId="77777777" w:rsidTr="001511DF">
        <w:trPr>
          <w:trHeight w:val="537"/>
          <w:trPrChange w:id="132" w:author="Abate Rosa (GICT AI Data F)" w:date="2026-05-12T11:17:00Z" w16du:dateUtc="2026-05-12T09:17:00Z">
            <w:trPr>
              <w:trHeight w:val="537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  <w:tcPrChange w:id="133" w:author="Abate Rosa (GICT AI Data F)" w:date="2026-05-12T11:17:00Z" w16du:dateUtc="2026-05-12T09:17:00Z">
              <w:tcPr>
                <w:tcW w:w="808" w:type="pct"/>
                <w:noWrap/>
                <w:vAlign w:val="center"/>
              </w:tcPr>
            </w:tcPrChange>
          </w:tcPr>
          <w:p w14:paraId="38120774" w14:textId="38EB74F3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Ricezione e apertura caso BO</w:t>
            </w:r>
            <w:ins w:id="134" w:author="Abate Rosa (GICT AI Data F)" w:date="2026-05-12T11:23:00Z" w16du:dateUtc="2026-05-12T09:23:00Z">
              <w:r w:rsidR="00894770">
                <w:t xml:space="preserve"> e Classificazione</w:t>
              </w:r>
            </w:ins>
          </w:p>
        </w:tc>
        <w:tc>
          <w:tcPr>
            <w:tcW w:w="883" w:type="pct"/>
            <w:noWrap/>
            <w:vAlign w:val="center"/>
            <w:tcPrChange w:id="135" w:author="Abate Rosa (GICT AI Data F)" w:date="2026-05-12T11:17:00Z" w16du:dateUtc="2026-05-12T09:17:00Z">
              <w:tcPr>
                <w:tcW w:w="662" w:type="pct"/>
                <w:noWrap/>
                <w:vAlign w:val="center"/>
              </w:tcPr>
            </w:tcPrChange>
          </w:tcPr>
          <w:p w14:paraId="26B4CCAD" w14:textId="566F4DAA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Reclamo del cliente (CUPS, canale, descrizione, contatti). Per canali manuali: documento allegato</w:t>
            </w:r>
          </w:p>
        </w:tc>
        <w:tc>
          <w:tcPr>
            <w:tcW w:w="1028" w:type="pct"/>
            <w:noWrap/>
            <w:vAlign w:val="center"/>
            <w:tcPrChange w:id="136" w:author="Abate Rosa (GICT AI Data F)" w:date="2026-05-12T11:17:00Z" w16du:dateUtc="2026-05-12T09:17:00Z">
              <w:tcPr>
                <w:tcW w:w="1249" w:type="pct"/>
                <w:gridSpan w:val="2"/>
                <w:noWrap/>
                <w:vAlign w:val="center"/>
              </w:tcPr>
            </w:tcPrChange>
          </w:tcPr>
          <w:p w14:paraId="011CD308" w14:textId="33BA6CF2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 xml:space="preserve">1. Identificazione cliente e validazione CUPS. 2. Per canali manuali: lettura manuale documento. 3. Creazione caso BO in Salesforce con dati iniziali (canale, CUPS, descrizione, </w:t>
            </w:r>
            <w:proofErr w:type="gramStart"/>
            <w:r>
              <w:t>sotto-tipo</w:t>
            </w:r>
            <w:proofErr w:type="gramEnd"/>
            <w:r>
              <w:t xml:space="preserve"> iniziale)</w:t>
            </w:r>
            <w:ins w:id="137" w:author="Abate Rosa (GICT AI Data F)" w:date="2026-05-12T11:19:00Z" w16du:dateUtc="2026-05-12T09:19:00Z">
              <w:r w:rsidR="00495B50">
                <w:t xml:space="preserve">, se il reclamo avviene da Web, operator CAT o </w:t>
              </w:r>
              <w:proofErr w:type="spellStart"/>
              <w:r w:rsidR="00495B50">
                <w:t>commercializzatora</w:t>
              </w:r>
              <w:proofErr w:type="spellEnd"/>
              <w:r w:rsidR="00495B50">
                <w:t xml:space="preserve">, </w:t>
              </w:r>
              <w:r w:rsidR="00962E0B">
                <w:t>l’utente è invitato a compilare un questionario che viene interpretato dalla IA per intercettare tipo e sottotipo</w:t>
              </w:r>
            </w:ins>
          </w:p>
        </w:tc>
        <w:tc>
          <w:tcPr>
            <w:tcW w:w="878" w:type="pct"/>
            <w:noWrap/>
            <w:vAlign w:val="center"/>
            <w:tcPrChange w:id="138" w:author="Abate Rosa (GICT AI Data F)" w:date="2026-05-12T11:17:00Z" w16du:dateUtc="2026-05-12T09:17:00Z">
              <w:tcPr>
                <w:tcW w:w="878" w:type="pct"/>
                <w:noWrap/>
                <w:vAlign w:val="center"/>
              </w:tcPr>
            </w:tcPrChange>
          </w:tcPr>
          <w:p w14:paraId="49D886A3" w14:textId="53296E5B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Caso BO aperto con ID univoco. Documento in attesa di elaborazione manuale</w:t>
            </w:r>
          </w:p>
        </w:tc>
        <w:tc>
          <w:tcPr>
            <w:tcW w:w="744" w:type="pct"/>
            <w:noWrap/>
            <w:vAlign w:val="center"/>
            <w:tcPrChange w:id="139" w:author="Abate Rosa (GICT AI Data F)" w:date="2026-05-12T11:17:00Z" w16du:dateUtc="2026-05-12T09:17:00Z">
              <w:tcPr>
                <w:tcW w:w="744" w:type="pct"/>
                <w:noWrap/>
                <w:vAlign w:val="center"/>
              </w:tcPr>
            </w:tcPrChange>
          </w:tcPr>
          <w:p w14:paraId="12B205EB" w14:textId="147B243A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Nessun OCR automatico per canali manuali. 5-7 sistemi da consultare sequenzialmente (20-40 min)</w:t>
            </w:r>
          </w:p>
        </w:tc>
        <w:tc>
          <w:tcPr>
            <w:tcW w:w="659" w:type="pct"/>
            <w:noWrap/>
            <w:vAlign w:val="center"/>
            <w:tcPrChange w:id="140" w:author="Abate Rosa (GICT AI Data F)" w:date="2026-05-12T11:17:00Z" w16du:dateUtc="2026-05-12T09:17:00Z">
              <w:tcPr>
                <w:tcW w:w="659" w:type="pct"/>
                <w:noWrap/>
                <w:vAlign w:val="center"/>
              </w:tcPr>
            </w:tcPrChange>
          </w:tcPr>
          <w:p w14:paraId="5299BA1F" w14:textId="5D796095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CAT per apertura. Operatore per lettura manuale documenti</w:t>
            </w:r>
          </w:p>
        </w:tc>
      </w:tr>
      <w:tr w:rsidR="00F0645E" w:rsidRPr="007C337C" w14:paraId="0D1DE05D" w14:textId="77777777" w:rsidTr="001511DF">
        <w:trPr>
          <w:trHeight w:val="537"/>
          <w:trPrChange w:id="141" w:author="Abate Rosa (GICT AI Data F)" w:date="2026-05-12T11:17:00Z" w16du:dateUtc="2026-05-12T09:17:00Z">
            <w:trPr>
              <w:trHeight w:val="537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  <w:tcPrChange w:id="142" w:author="Abate Rosa (GICT AI Data F)" w:date="2026-05-12T11:17:00Z" w16du:dateUtc="2026-05-12T09:17:00Z">
              <w:tcPr>
                <w:tcW w:w="808" w:type="pct"/>
                <w:noWrap/>
                <w:vAlign w:val="center"/>
              </w:tcPr>
            </w:tcPrChange>
          </w:tcPr>
          <w:p w14:paraId="2BCBBBC5" w14:textId="1AA4D4AC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del w:id="143" w:author="Abate Rosa (GICT AI Data F)" w:date="2026-05-12T11:23:00Z" w16du:dateUtc="2026-05-12T09:23:00Z">
              <w:r w:rsidDel="00894770">
                <w:delText xml:space="preserve">Classificazione e </w:delText>
              </w:r>
            </w:del>
            <w:proofErr w:type="spellStart"/>
            <w:r>
              <w:t>routing</w:t>
            </w:r>
            <w:proofErr w:type="spellEnd"/>
            <w:r>
              <w:t xml:space="preserve"> manuale</w:t>
            </w:r>
          </w:p>
        </w:tc>
        <w:tc>
          <w:tcPr>
            <w:tcW w:w="883" w:type="pct"/>
            <w:noWrap/>
            <w:vAlign w:val="center"/>
            <w:tcPrChange w:id="144" w:author="Abate Rosa (GICT AI Data F)" w:date="2026-05-12T11:17:00Z" w16du:dateUtc="2026-05-12T09:17:00Z">
              <w:tcPr>
                <w:tcW w:w="662" w:type="pct"/>
                <w:noWrap/>
                <w:vAlign w:val="center"/>
              </w:tcPr>
            </w:tcPrChange>
          </w:tcPr>
          <w:p w14:paraId="41EF3A53" w14:textId="6C8DE2DF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Caso BO aperto, descrizione del problema</w:t>
            </w:r>
          </w:p>
        </w:tc>
        <w:tc>
          <w:tcPr>
            <w:tcW w:w="1028" w:type="pct"/>
            <w:noWrap/>
            <w:vAlign w:val="center"/>
            <w:tcPrChange w:id="145" w:author="Abate Rosa (GICT AI Data F)" w:date="2026-05-12T11:17:00Z" w16du:dateUtc="2026-05-12T09:17:00Z">
              <w:tcPr>
                <w:tcW w:w="1249" w:type="pct"/>
                <w:gridSpan w:val="2"/>
                <w:noWrap/>
                <w:vAlign w:val="center"/>
              </w:tcPr>
            </w:tcPrChange>
          </w:tcPr>
          <w:p w14:paraId="119D601E" w14:textId="50D73EB7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 xml:space="preserve">1. Agente seleziona 1 di 3 categorie generiche (Interruzione / </w:t>
            </w:r>
            <w:r>
              <w:lastRenderedPageBreak/>
              <w:t>Fatturazione / Altro). 2. Sistema assegna Ruta 1, 2 o 3. 3. Invio ricevuta generica al cliente</w:t>
            </w:r>
          </w:p>
        </w:tc>
        <w:tc>
          <w:tcPr>
            <w:tcW w:w="878" w:type="pct"/>
            <w:noWrap/>
            <w:vAlign w:val="center"/>
            <w:tcPrChange w:id="146" w:author="Abate Rosa (GICT AI Data F)" w:date="2026-05-12T11:17:00Z" w16du:dateUtc="2026-05-12T09:17:00Z">
              <w:tcPr>
                <w:tcW w:w="878" w:type="pct"/>
                <w:noWrap/>
                <w:vAlign w:val="center"/>
              </w:tcPr>
            </w:tcPrChange>
          </w:tcPr>
          <w:p w14:paraId="5D7D09D5" w14:textId="4DD3C91D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lastRenderedPageBreak/>
              <w:t xml:space="preserve">Caso categorizzato e assegnato a percorso. Acuse </w:t>
            </w:r>
            <w:r>
              <w:lastRenderedPageBreak/>
              <w:t>di ricezione generico</w:t>
            </w:r>
          </w:p>
        </w:tc>
        <w:tc>
          <w:tcPr>
            <w:tcW w:w="744" w:type="pct"/>
            <w:noWrap/>
            <w:vAlign w:val="center"/>
            <w:tcPrChange w:id="147" w:author="Abate Rosa (GICT AI Data F)" w:date="2026-05-12T11:17:00Z" w16du:dateUtc="2026-05-12T09:17:00Z">
              <w:tcPr>
                <w:tcW w:w="744" w:type="pct"/>
                <w:noWrap/>
                <w:vAlign w:val="center"/>
              </w:tcPr>
            </w:tcPrChange>
          </w:tcPr>
          <w:p w14:paraId="20EF0D4B" w14:textId="42623D3B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lastRenderedPageBreak/>
              <w:t xml:space="preserve">30-40% dei casi finisce in 'Altro' con ri-routing </w:t>
            </w:r>
            <w:r>
              <w:lastRenderedPageBreak/>
              <w:t>manuale (perdita media 2,3 giorni). Routing statico senza logica parametrica</w:t>
            </w:r>
          </w:p>
        </w:tc>
        <w:tc>
          <w:tcPr>
            <w:tcW w:w="659" w:type="pct"/>
            <w:noWrap/>
            <w:vAlign w:val="center"/>
            <w:tcPrChange w:id="148" w:author="Abate Rosa (GICT AI Data F)" w:date="2026-05-12T11:17:00Z" w16du:dateUtc="2026-05-12T09:17:00Z">
              <w:tcPr>
                <w:tcW w:w="659" w:type="pct"/>
                <w:noWrap/>
                <w:vAlign w:val="center"/>
              </w:tcPr>
            </w:tcPrChange>
          </w:tcPr>
          <w:p w14:paraId="0DDDB2B7" w14:textId="26C082AF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lastRenderedPageBreak/>
              <w:t xml:space="preserve">Agente seleziona categoria; supervisore </w:t>
            </w:r>
            <w:r>
              <w:lastRenderedPageBreak/>
              <w:t>gestisce il ri-routing</w:t>
            </w:r>
          </w:p>
        </w:tc>
      </w:tr>
      <w:tr w:rsidR="00F0645E" w:rsidRPr="007C337C" w14:paraId="01835184" w14:textId="77777777" w:rsidTr="001511DF">
        <w:trPr>
          <w:trHeight w:val="537"/>
          <w:trPrChange w:id="149" w:author="Abate Rosa (GICT AI Data F)" w:date="2026-05-12T11:17:00Z" w16du:dateUtc="2026-05-12T09:17:00Z">
            <w:trPr>
              <w:trHeight w:val="537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  <w:tcPrChange w:id="150" w:author="Abate Rosa (GICT AI Data F)" w:date="2026-05-12T11:17:00Z" w16du:dateUtc="2026-05-12T09:17:00Z">
              <w:tcPr>
                <w:tcW w:w="808" w:type="pct"/>
                <w:noWrap/>
                <w:vAlign w:val="center"/>
              </w:tcPr>
            </w:tcPrChange>
          </w:tcPr>
          <w:p w14:paraId="4E350702" w14:textId="5F0C734C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lastRenderedPageBreak/>
              <w:t>Arricchimento manuale con dati tecnici</w:t>
            </w:r>
          </w:p>
        </w:tc>
        <w:tc>
          <w:tcPr>
            <w:tcW w:w="883" w:type="pct"/>
            <w:noWrap/>
            <w:vAlign w:val="center"/>
            <w:tcPrChange w:id="151" w:author="Abate Rosa (GICT AI Data F)" w:date="2026-05-12T11:17:00Z" w16du:dateUtc="2026-05-12T09:17:00Z">
              <w:tcPr>
                <w:tcW w:w="662" w:type="pct"/>
                <w:noWrap/>
                <w:vAlign w:val="center"/>
              </w:tcPr>
            </w:tcPrChange>
          </w:tcPr>
          <w:p w14:paraId="635AAC8B" w14:textId="14DC35E6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Caso BO con CUPS e data reclamo</w:t>
            </w:r>
          </w:p>
        </w:tc>
        <w:tc>
          <w:tcPr>
            <w:tcW w:w="1028" w:type="pct"/>
            <w:noWrap/>
            <w:vAlign w:val="center"/>
            <w:tcPrChange w:id="152" w:author="Abate Rosa (GICT AI Data F)" w:date="2026-05-12T11:17:00Z" w16du:dateUtc="2026-05-12T09:17:00Z">
              <w:tcPr>
                <w:tcW w:w="1249" w:type="pct"/>
                <w:gridSpan w:val="2"/>
                <w:noWrap/>
                <w:vAlign w:val="center"/>
              </w:tcPr>
            </w:tcPrChange>
          </w:tcPr>
          <w:p w14:paraId="289A4204" w14:textId="7AB0FE51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1. Consulta GESI: incidenze attive e avvisi. 2. Consulta FARE: interruzioni programmate. 3. Consulta GEMAS: storico PCR e AEMET. 4. Consulte aggiuntive PVISION/EXABEAT/JASPER/EXABEAT RE per motivo tecnico. 5. Compilazione manuale campi obbligatori (fino a 15 interazioni)</w:t>
            </w:r>
            <w:ins w:id="153" w:author="Abate Rosa (GICT AI Data F)" w:date="2026-05-12T11:24:00Z" w16du:dateUtc="2026-05-12T09:24:00Z">
              <w:r w:rsidR="00EC2C7D">
                <w:t xml:space="preserve">. Integrazioni con </w:t>
              </w:r>
              <w:proofErr w:type="gramStart"/>
              <w:r w:rsidR="00EC2C7D">
                <w:t>GESI,GEMAS</w:t>
              </w:r>
              <w:proofErr w:type="gramEnd"/>
              <w:r w:rsidR="00EC2C7D">
                <w:t xml:space="preserve"> Parzialmente presenti</w:t>
              </w:r>
            </w:ins>
          </w:p>
        </w:tc>
        <w:tc>
          <w:tcPr>
            <w:tcW w:w="878" w:type="pct"/>
            <w:noWrap/>
            <w:vAlign w:val="center"/>
            <w:tcPrChange w:id="154" w:author="Abate Rosa (GICT AI Data F)" w:date="2026-05-12T11:17:00Z" w16du:dateUtc="2026-05-12T09:17:00Z">
              <w:tcPr>
                <w:tcW w:w="878" w:type="pct"/>
                <w:noWrap/>
                <w:vAlign w:val="center"/>
              </w:tcPr>
            </w:tcPrChange>
          </w:tcPr>
          <w:p w14:paraId="40E34E0C" w14:textId="69F0BFC0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BO in Salesforce completamente arricchito con dati tecnici. Pronto per risoluzione</w:t>
            </w:r>
          </w:p>
        </w:tc>
        <w:tc>
          <w:tcPr>
            <w:tcW w:w="744" w:type="pct"/>
            <w:noWrap/>
            <w:vAlign w:val="center"/>
            <w:tcPrChange w:id="155" w:author="Abate Rosa (GICT AI Data F)" w:date="2026-05-12T11:17:00Z" w16du:dateUtc="2026-05-12T09:17:00Z">
              <w:tcPr>
                <w:tcW w:w="744" w:type="pct"/>
                <w:noWrap/>
                <w:vAlign w:val="center"/>
              </w:tcPr>
            </w:tcPrChange>
          </w:tcPr>
          <w:p w14:paraId="6B35FDD8" w14:textId="5CE5761B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5-7 sistemi da consultare sequenzialmente (20-40 min). Senza vista diagnostica unificata. EXABEAT RE fuori ambiente ENEL</w:t>
            </w:r>
          </w:p>
        </w:tc>
        <w:tc>
          <w:tcPr>
            <w:tcW w:w="659" w:type="pct"/>
            <w:noWrap/>
            <w:vAlign w:val="center"/>
            <w:tcPrChange w:id="156" w:author="Abate Rosa (GICT AI Data F)" w:date="2026-05-12T11:17:00Z" w16du:dateUtc="2026-05-12T09:17:00Z">
              <w:tcPr>
                <w:tcW w:w="659" w:type="pct"/>
                <w:noWrap/>
                <w:vAlign w:val="center"/>
              </w:tcPr>
            </w:tcPrChange>
          </w:tcPr>
          <w:p w14:paraId="11583F5B" w14:textId="74FB046B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BO per tutte le consultazioni e compilazione campi</w:t>
            </w:r>
          </w:p>
        </w:tc>
      </w:tr>
      <w:tr w:rsidR="00F0645E" w:rsidRPr="007C337C" w14:paraId="39584F14" w14:textId="77777777" w:rsidTr="001511DF">
        <w:trPr>
          <w:trHeight w:val="537"/>
          <w:trPrChange w:id="157" w:author="Abate Rosa (GICT AI Data F)" w:date="2026-05-12T11:17:00Z" w16du:dateUtc="2026-05-12T09:17:00Z">
            <w:trPr>
              <w:trHeight w:val="537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  <w:tcPrChange w:id="158" w:author="Abate Rosa (GICT AI Data F)" w:date="2026-05-12T11:17:00Z" w16du:dateUtc="2026-05-12T09:17:00Z">
              <w:tcPr>
                <w:tcW w:w="808" w:type="pct"/>
                <w:noWrap/>
                <w:vAlign w:val="center"/>
              </w:tcPr>
            </w:tcPrChange>
          </w:tcPr>
          <w:p w14:paraId="25DAE50F" w14:textId="356D846B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Risoluzione e chiusura (ZT o NBA)</w:t>
            </w:r>
          </w:p>
        </w:tc>
        <w:tc>
          <w:tcPr>
            <w:tcW w:w="883" w:type="pct"/>
            <w:noWrap/>
            <w:vAlign w:val="center"/>
            <w:tcPrChange w:id="159" w:author="Abate Rosa (GICT AI Data F)" w:date="2026-05-12T11:17:00Z" w16du:dateUtc="2026-05-12T09:17:00Z">
              <w:tcPr>
                <w:tcW w:w="662" w:type="pct"/>
                <w:noWrap/>
                <w:vAlign w:val="center"/>
              </w:tcPr>
            </w:tcPrChange>
          </w:tcPr>
          <w:p w14:paraId="59923B74" w14:textId="3BEE061E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BO arricchito, sotto-tipo, cause e commenti di chiusura</w:t>
            </w:r>
          </w:p>
        </w:tc>
        <w:tc>
          <w:tcPr>
            <w:tcW w:w="1028" w:type="pct"/>
            <w:noWrap/>
            <w:vAlign w:val="center"/>
            <w:tcPrChange w:id="160" w:author="Abate Rosa (GICT AI Data F)" w:date="2026-05-12T11:17:00Z" w16du:dateUtc="2026-05-12T09:17:00Z">
              <w:tcPr>
                <w:tcW w:w="1249" w:type="pct"/>
                <w:gridSpan w:val="2"/>
                <w:noWrap/>
                <w:vAlign w:val="center"/>
              </w:tcPr>
            </w:tcPrChange>
          </w:tcPr>
          <w:p w14:paraId="59FFAFA9" w14:textId="00E713C4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1. Decisione ZT vs NBA. 2. ZT: selezione manuale causa/commento, revisione linguistica, chiusura. 3. NBA: richiesta documentazione o attivazione perizia esterna. 4. Gestione periodo di replica 10 giorni</w:t>
            </w:r>
          </w:p>
        </w:tc>
        <w:tc>
          <w:tcPr>
            <w:tcW w:w="878" w:type="pct"/>
            <w:noWrap/>
            <w:vAlign w:val="center"/>
            <w:tcPrChange w:id="161" w:author="Abate Rosa (GICT AI Data F)" w:date="2026-05-12T11:17:00Z" w16du:dateUtc="2026-05-12T09:17:00Z">
              <w:tcPr>
                <w:tcW w:w="878" w:type="pct"/>
                <w:noWrap/>
                <w:vAlign w:val="center"/>
              </w:tcPr>
            </w:tcPrChange>
          </w:tcPr>
          <w:p w14:paraId="4102D8BC" w14:textId="1053FB94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Caso BO chiuso. Cliente notificato</w:t>
            </w:r>
          </w:p>
        </w:tc>
        <w:tc>
          <w:tcPr>
            <w:tcW w:w="744" w:type="pct"/>
            <w:noWrap/>
            <w:vAlign w:val="center"/>
            <w:tcPrChange w:id="162" w:author="Abate Rosa (GICT AI Data F)" w:date="2026-05-12T11:17:00Z" w16du:dateUtc="2026-05-12T09:17:00Z">
              <w:tcPr>
                <w:tcW w:w="744" w:type="pct"/>
                <w:noWrap/>
                <w:vAlign w:val="center"/>
              </w:tcPr>
            </w:tcPrChange>
          </w:tcPr>
          <w:p w14:paraId="2541852E" w14:textId="2CFD668D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Variabilità tra agenti nella selezione causa/commento. Senza verifica qualità linguistica. Coordinamento manuale con perito esterno (scadenze non controllate)</w:t>
            </w:r>
          </w:p>
        </w:tc>
        <w:tc>
          <w:tcPr>
            <w:tcW w:w="659" w:type="pct"/>
            <w:noWrap/>
            <w:vAlign w:val="center"/>
            <w:tcPrChange w:id="163" w:author="Abate Rosa (GICT AI Data F)" w:date="2026-05-12T11:17:00Z" w16du:dateUtc="2026-05-12T09:17:00Z">
              <w:tcPr>
                <w:tcW w:w="659" w:type="pct"/>
                <w:noWrap/>
                <w:vAlign w:val="center"/>
              </w:tcPr>
            </w:tcPrChange>
          </w:tcPr>
          <w:p w14:paraId="5D9F0A3B" w14:textId="7BB01408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BO per tutte le fasi di risoluzione</w:t>
            </w:r>
          </w:p>
        </w:tc>
      </w:tr>
    </w:tbl>
    <w:p w14:paraId="6E43F3B7" w14:textId="77777777" w:rsidR="00F35692" w:rsidRDefault="00F35692" w:rsidP="00F35692"/>
    <w:p w14:paraId="532EB0F6" w14:textId="459DC7CF" w:rsidR="00940A71" w:rsidRPr="00940A71" w:rsidRDefault="00940A71" w:rsidP="00940A71">
      <w:pPr>
        <w:rPr>
          <w:b/>
          <w:bCs/>
        </w:rPr>
      </w:pPr>
      <w:r w:rsidRPr="00940A71">
        <w:rPr>
          <w:b/>
          <w:bCs/>
        </w:rPr>
        <w:t>AS-IS Sequence (parte 1) — Ricezione, Classificazione e Arricchimento</w:t>
      </w: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3969"/>
        <w:gridCol w:w="3119"/>
        <w:gridCol w:w="1269"/>
      </w:tblGrid>
      <w:tr w:rsidR="004D532D" w:rsidRPr="00940A71" w14:paraId="2C3F053D" w14:textId="77777777" w:rsidTr="004D53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  <w:hideMark/>
          </w:tcPr>
          <w:p w14:paraId="01B6684F" w14:textId="322B81A5" w:rsidR="004D532D" w:rsidRPr="00940A71" w:rsidRDefault="004D532D" w:rsidP="004D532D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Step</w:t>
            </w:r>
          </w:p>
        </w:tc>
        <w:tc>
          <w:tcPr>
            <w:tcW w:w="2061" w:type="pct"/>
            <w:noWrap/>
            <w:vAlign w:val="center"/>
            <w:hideMark/>
          </w:tcPr>
          <w:p w14:paraId="4DCC62BC" w14:textId="496DC3D7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Attore</w:t>
            </w:r>
          </w:p>
        </w:tc>
        <w:tc>
          <w:tcPr>
            <w:tcW w:w="1620" w:type="pct"/>
            <w:noWrap/>
            <w:vAlign w:val="center"/>
            <w:hideMark/>
          </w:tcPr>
          <w:p w14:paraId="34F49D71" w14:textId="5AF01E6B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Attività</w:t>
            </w:r>
          </w:p>
        </w:tc>
        <w:tc>
          <w:tcPr>
            <w:tcW w:w="659" w:type="pct"/>
            <w:noWrap/>
            <w:vAlign w:val="center"/>
            <w:hideMark/>
          </w:tcPr>
          <w:p w14:paraId="2748CC0C" w14:textId="4D725931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Sistemi</w:t>
            </w:r>
          </w:p>
        </w:tc>
      </w:tr>
      <w:tr w:rsidR="000C0995" w:rsidRPr="00357D20" w14:paraId="4277AEE0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08B8C70F" w14:textId="78523BBA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A1</w:t>
            </w:r>
          </w:p>
        </w:tc>
        <w:tc>
          <w:tcPr>
            <w:tcW w:w="2061" w:type="pct"/>
            <w:noWrap/>
            <w:vAlign w:val="center"/>
          </w:tcPr>
          <w:p w14:paraId="33B95262" w14:textId="6FBE7317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  <w:r>
              <w:t>Cliente</w:t>
            </w:r>
          </w:p>
        </w:tc>
        <w:tc>
          <w:tcPr>
            <w:tcW w:w="1620" w:type="pct"/>
            <w:noWrap/>
            <w:vAlign w:val="center"/>
          </w:tcPr>
          <w:p w14:paraId="679A3B76" w14:textId="1901A90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Presenta il reclamo tramite canale (Web, Tel./GESICC, Email, R1, Sede Elettronica, IVR, App, Posta/Registro)</w:t>
            </w:r>
          </w:p>
        </w:tc>
        <w:tc>
          <w:tcPr>
            <w:tcW w:w="659" w:type="pct"/>
            <w:noWrap/>
            <w:vAlign w:val="center"/>
          </w:tcPr>
          <w:p w14:paraId="22E8111C" w14:textId="51071D73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IVR / Omnicanale / GESICC</w:t>
            </w:r>
          </w:p>
        </w:tc>
      </w:tr>
      <w:tr w:rsidR="000C0995" w:rsidRPr="00211991" w14:paraId="2BA5FA0D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047C8E90" w14:textId="007CA50A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A2</w:t>
            </w:r>
          </w:p>
        </w:tc>
        <w:tc>
          <w:tcPr>
            <w:tcW w:w="2061" w:type="pct"/>
            <w:noWrap/>
            <w:vAlign w:val="center"/>
          </w:tcPr>
          <w:p w14:paraId="3975CCDB" w14:textId="71450924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>
              <w:t>Sistema / Operatore CAT</w:t>
            </w:r>
          </w:p>
        </w:tc>
        <w:tc>
          <w:tcPr>
            <w:tcW w:w="1620" w:type="pct"/>
            <w:noWrap/>
            <w:vAlign w:val="center"/>
          </w:tcPr>
          <w:p w14:paraId="7740BD47" w14:textId="3D8D500E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>
              <w:t>Identificazione cliente e validazione CUPS</w:t>
            </w:r>
          </w:p>
        </w:tc>
        <w:tc>
          <w:tcPr>
            <w:tcW w:w="659" w:type="pct"/>
            <w:noWrap/>
            <w:vAlign w:val="center"/>
          </w:tcPr>
          <w:p w14:paraId="09AA5730" w14:textId="05CA50E0" w:rsidR="000C0995" w:rsidRPr="009D6180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val="en-US" w:eastAsia="it-IT"/>
              </w:rPr>
            </w:pPr>
            <w:r w:rsidRPr="009D6180">
              <w:rPr>
                <w:lang w:val="en-US"/>
              </w:rPr>
              <w:t>Salesforce / GESICC / SAP CRM / SAP IS-U</w:t>
            </w:r>
          </w:p>
        </w:tc>
      </w:tr>
      <w:tr w:rsidR="000C0995" w:rsidRPr="00357D20" w14:paraId="78B6A224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19767E45" w14:textId="10A78412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lastRenderedPageBreak/>
              <w:t>A3</w:t>
            </w:r>
          </w:p>
        </w:tc>
        <w:tc>
          <w:tcPr>
            <w:tcW w:w="2061" w:type="pct"/>
            <w:noWrap/>
            <w:vAlign w:val="center"/>
          </w:tcPr>
          <w:p w14:paraId="71D6E3B9" w14:textId="7E65562A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Operatore CAT</w:t>
            </w:r>
          </w:p>
        </w:tc>
        <w:tc>
          <w:tcPr>
            <w:tcW w:w="1620" w:type="pct"/>
            <w:noWrap/>
            <w:vAlign w:val="center"/>
          </w:tcPr>
          <w:p w14:paraId="5BEB150F" w14:textId="0DE752EF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Per canali manuali: ricezione documento fisico/digitale senza elaborazione automatica</w:t>
            </w:r>
          </w:p>
        </w:tc>
        <w:tc>
          <w:tcPr>
            <w:tcW w:w="659" w:type="pct"/>
            <w:noWrap/>
            <w:vAlign w:val="center"/>
          </w:tcPr>
          <w:p w14:paraId="6493CD2B" w14:textId="48D426F5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  <w:r>
              <w:t>Email / cartella arrivo / registro</w:t>
            </w:r>
          </w:p>
        </w:tc>
      </w:tr>
      <w:tr w:rsidR="000C0995" w:rsidRPr="00357D20" w14:paraId="2637470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11772C1A" w14:textId="4139BFBE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A4</w:t>
            </w:r>
          </w:p>
        </w:tc>
        <w:tc>
          <w:tcPr>
            <w:tcW w:w="2061" w:type="pct"/>
            <w:noWrap/>
            <w:vAlign w:val="center"/>
          </w:tcPr>
          <w:p w14:paraId="23E3A003" w14:textId="61E8F632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  <w:r>
              <w:t>Sistema / Operatore</w:t>
            </w:r>
          </w:p>
        </w:tc>
        <w:tc>
          <w:tcPr>
            <w:tcW w:w="1620" w:type="pct"/>
            <w:noWrap/>
            <w:vAlign w:val="center"/>
          </w:tcPr>
          <w:p w14:paraId="6E7E6043" w14:textId="752F0F4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 xml:space="preserve">Creazione caso BO in Salesforce con dati iniziali (canale, CUPS, descrizione, </w:t>
            </w:r>
            <w:del w:id="164" w:author="Abate Rosa (GICT AI Data F)" w:date="2026-05-12T11:25:00Z" w16du:dateUtc="2026-05-12T09:25:00Z">
              <w:r w:rsidDel="00573A9F">
                <w:delText>sotto-tipo iniziale</w:delText>
              </w:r>
            </w:del>
            <w:ins w:id="165" w:author="Abate Rosa (GICT AI Data F)" w:date="2026-05-12T11:25:00Z" w16du:dateUtc="2026-05-12T09:25:00Z">
              <w:r w:rsidR="00573A9F">
                <w:t>tipo/sottotipo identificati da IA a parti</w:t>
              </w:r>
            </w:ins>
            <w:ins w:id="166" w:author="Abate Rosa (GICT AI Data F)" w:date="2026-05-12T11:26:00Z" w16du:dateUtc="2026-05-12T09:26:00Z">
              <w:r w:rsidR="00573A9F">
                <w:t>re da una survey</w:t>
              </w:r>
            </w:ins>
            <w:r>
              <w:t>)</w:t>
            </w:r>
          </w:p>
        </w:tc>
        <w:tc>
          <w:tcPr>
            <w:tcW w:w="659" w:type="pct"/>
            <w:noWrap/>
            <w:vAlign w:val="center"/>
          </w:tcPr>
          <w:p w14:paraId="013FEDFE" w14:textId="05824EEE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Salesforce / SAP CRM</w:t>
            </w:r>
          </w:p>
        </w:tc>
      </w:tr>
      <w:tr w:rsidR="000C0995" w:rsidRPr="00357D20" w14:paraId="62321342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5D34C8BA" w14:textId="4EF9AAA2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A5</w:t>
            </w:r>
          </w:p>
        </w:tc>
        <w:tc>
          <w:tcPr>
            <w:tcW w:w="2061" w:type="pct"/>
            <w:noWrap/>
            <w:vAlign w:val="center"/>
          </w:tcPr>
          <w:p w14:paraId="4D058227" w14:textId="6E124BFA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  <w:r>
              <w:t>Agente</w:t>
            </w:r>
          </w:p>
        </w:tc>
        <w:tc>
          <w:tcPr>
            <w:tcW w:w="1620" w:type="pct"/>
            <w:noWrap/>
            <w:vAlign w:val="center"/>
          </w:tcPr>
          <w:p w14:paraId="675EF24D" w14:textId="7703F671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Categorizzazione manuale tra 3 categorie generiche (Interruzione / Fatturazione / Altro)</w:t>
            </w:r>
          </w:p>
        </w:tc>
        <w:tc>
          <w:tcPr>
            <w:tcW w:w="659" w:type="pct"/>
            <w:noWrap/>
            <w:vAlign w:val="center"/>
          </w:tcPr>
          <w:p w14:paraId="40824F89" w14:textId="5F7DC53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SAP CRM</w:t>
            </w:r>
          </w:p>
        </w:tc>
      </w:tr>
      <w:tr w:rsidR="000C0995" w:rsidRPr="00357D20" w14:paraId="74FBCBDC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13B2E530" w14:textId="79FAC3B5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A6</w:t>
            </w:r>
          </w:p>
        </w:tc>
        <w:tc>
          <w:tcPr>
            <w:tcW w:w="2061" w:type="pct"/>
            <w:noWrap/>
            <w:vAlign w:val="center"/>
          </w:tcPr>
          <w:p w14:paraId="510F28A5" w14:textId="3F2B44CA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  <w:r>
              <w:t>Agente / Regola fissa</w:t>
            </w:r>
          </w:p>
        </w:tc>
        <w:tc>
          <w:tcPr>
            <w:tcW w:w="1620" w:type="pct"/>
            <w:noWrap/>
            <w:vAlign w:val="center"/>
          </w:tcPr>
          <w:p w14:paraId="4D972359" w14:textId="25F4E614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Assegnazione a Ruta 1, 2 o 3 secondo categoria</w:t>
            </w:r>
          </w:p>
        </w:tc>
        <w:tc>
          <w:tcPr>
            <w:tcW w:w="659" w:type="pct"/>
            <w:noWrap/>
            <w:vAlign w:val="center"/>
          </w:tcPr>
          <w:p w14:paraId="3A33EC44" w14:textId="5B13E995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SAP CRM</w:t>
            </w:r>
          </w:p>
        </w:tc>
      </w:tr>
      <w:tr w:rsidR="000C0995" w:rsidRPr="00357D20" w14:paraId="2EAA344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53AD0002" w14:textId="0EEEF3BF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A7</w:t>
            </w:r>
          </w:p>
        </w:tc>
        <w:tc>
          <w:tcPr>
            <w:tcW w:w="2061" w:type="pct"/>
            <w:noWrap/>
            <w:vAlign w:val="center"/>
          </w:tcPr>
          <w:p w14:paraId="2EE63840" w14:textId="4660E99D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  <w:r>
              <w:t>Agente BO</w:t>
            </w:r>
          </w:p>
        </w:tc>
        <w:tc>
          <w:tcPr>
            <w:tcW w:w="1620" w:type="pct"/>
            <w:noWrap/>
            <w:vAlign w:val="center"/>
          </w:tcPr>
          <w:p w14:paraId="5108BBD3" w14:textId="0C7FEAC4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 xml:space="preserve">Consulta </w:t>
            </w:r>
            <w:ins w:id="167" w:author="Abate Rosa (GICT AI Data F)" w:date="2026-05-12T11:26:00Z" w16du:dateUtc="2026-05-12T09:26:00Z">
              <w:r w:rsidR="00573A9F">
                <w:t>semi-</w:t>
              </w:r>
            </w:ins>
            <w:r>
              <w:t>manuale GESI: incidenze attive e avvisi CUPS/PCR</w:t>
            </w:r>
          </w:p>
        </w:tc>
        <w:tc>
          <w:tcPr>
            <w:tcW w:w="659" w:type="pct"/>
            <w:noWrap/>
            <w:vAlign w:val="center"/>
          </w:tcPr>
          <w:p w14:paraId="571A7FEB" w14:textId="2432FE27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GESI / GESICC</w:t>
            </w:r>
          </w:p>
        </w:tc>
      </w:tr>
      <w:tr w:rsidR="000C0995" w:rsidRPr="00357D20" w14:paraId="1A33FFB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0A6035E8" w14:textId="64C9B0EE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A8</w:t>
            </w:r>
          </w:p>
        </w:tc>
        <w:tc>
          <w:tcPr>
            <w:tcW w:w="2061" w:type="pct"/>
            <w:noWrap/>
            <w:vAlign w:val="center"/>
          </w:tcPr>
          <w:p w14:paraId="2800C1C0" w14:textId="16EB87E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  <w:r>
              <w:t>Agente BO</w:t>
            </w:r>
          </w:p>
        </w:tc>
        <w:tc>
          <w:tcPr>
            <w:tcW w:w="1620" w:type="pct"/>
            <w:noWrap/>
            <w:vAlign w:val="center"/>
          </w:tcPr>
          <w:p w14:paraId="4015ACA1" w14:textId="0A667036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Consulta manuale FARE: interruzioni programmate che interessano il CUPS</w:t>
            </w:r>
          </w:p>
        </w:tc>
        <w:tc>
          <w:tcPr>
            <w:tcW w:w="659" w:type="pct"/>
            <w:noWrap/>
            <w:vAlign w:val="center"/>
          </w:tcPr>
          <w:p w14:paraId="1A8C7A14" w14:textId="0009935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FARE</w:t>
            </w:r>
          </w:p>
        </w:tc>
      </w:tr>
    </w:tbl>
    <w:p w14:paraId="4859DCFB" w14:textId="77777777" w:rsidR="00F35692" w:rsidRDefault="00F35692" w:rsidP="00F35692"/>
    <w:p w14:paraId="23F2012C" w14:textId="7ED0F3BF" w:rsidR="00F93CFB" w:rsidRPr="00F93CFB" w:rsidRDefault="00F93CFB" w:rsidP="00F93CFB">
      <w:pPr>
        <w:rPr>
          <w:b/>
          <w:bCs/>
        </w:rPr>
      </w:pPr>
      <w:r w:rsidRPr="00F93CFB">
        <w:rPr>
          <w:b/>
          <w:bCs/>
        </w:rPr>
        <w:t>AS-IS Sequence (parte 2) — Arricchimento Avanzato, Risoluzione ed Eccezioni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15"/>
        <w:gridCol w:w="954"/>
        <w:gridCol w:w="6591"/>
        <w:gridCol w:w="1668"/>
        <w:tblGridChange w:id="168">
          <w:tblGrid>
            <w:gridCol w:w="415"/>
            <w:gridCol w:w="954"/>
            <w:gridCol w:w="6591"/>
            <w:gridCol w:w="1668"/>
          </w:tblGrid>
        </w:tblGridChange>
      </w:tblGrid>
      <w:tr w:rsidR="00BD498D" w:rsidRPr="00B54B2F" w14:paraId="1002520F" w14:textId="77777777" w:rsidTr="00352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  <w:hideMark/>
          </w:tcPr>
          <w:p w14:paraId="46C9CF0A" w14:textId="5B9D1FC0" w:rsidR="004879F0" w:rsidRPr="00B54B2F" w:rsidRDefault="004879F0" w:rsidP="004879F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Step</w:t>
            </w:r>
          </w:p>
        </w:tc>
        <w:tc>
          <w:tcPr>
            <w:tcW w:w="520" w:type="pct"/>
            <w:noWrap/>
            <w:vAlign w:val="center"/>
            <w:hideMark/>
          </w:tcPr>
          <w:p w14:paraId="47187BB0" w14:textId="3630AB9F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Attore</w:t>
            </w:r>
          </w:p>
        </w:tc>
        <w:tc>
          <w:tcPr>
            <w:tcW w:w="3343" w:type="pct"/>
            <w:noWrap/>
            <w:vAlign w:val="center"/>
            <w:hideMark/>
          </w:tcPr>
          <w:p w14:paraId="114DEC9A" w14:textId="79F5D1F7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Attività</w:t>
            </w:r>
          </w:p>
        </w:tc>
        <w:tc>
          <w:tcPr>
            <w:tcW w:w="914" w:type="pct"/>
            <w:noWrap/>
            <w:vAlign w:val="center"/>
            <w:hideMark/>
          </w:tcPr>
          <w:p w14:paraId="757A855E" w14:textId="150D734C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Sistemi</w:t>
            </w:r>
          </w:p>
        </w:tc>
      </w:tr>
      <w:tr w:rsidR="00BD498D" w:rsidRPr="00B54B2F" w14:paraId="590F2CF5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4412CD56" w14:textId="1166AD4F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B1</w:t>
            </w:r>
          </w:p>
        </w:tc>
        <w:tc>
          <w:tcPr>
            <w:tcW w:w="520" w:type="pct"/>
            <w:noWrap/>
            <w:vAlign w:val="center"/>
          </w:tcPr>
          <w:p w14:paraId="205C2573" w14:textId="7F343874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BO</w:t>
            </w:r>
          </w:p>
        </w:tc>
        <w:tc>
          <w:tcPr>
            <w:tcW w:w="3343" w:type="pct"/>
            <w:noWrap/>
            <w:vAlign w:val="center"/>
          </w:tcPr>
          <w:p w14:paraId="0A157204" w14:textId="3D875620" w:rsidR="00F93CFB" w:rsidRPr="009D6180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 xml:space="preserve">Consulta </w:t>
            </w:r>
            <w:ins w:id="169" w:author="Abate Rosa (GICT AI Data F)" w:date="2026-05-12T11:26:00Z" w16du:dateUtc="2026-05-12T09:26:00Z">
              <w:r w:rsidR="00573A9F">
                <w:t>semi-</w:t>
              </w:r>
            </w:ins>
            <w:r>
              <w:t>manuale GEMAS: storico PCR, incidenti, dati AEMET</w:t>
            </w:r>
          </w:p>
        </w:tc>
        <w:tc>
          <w:tcPr>
            <w:tcW w:w="914" w:type="pct"/>
            <w:noWrap/>
            <w:vAlign w:val="center"/>
          </w:tcPr>
          <w:p w14:paraId="73C3B0A2" w14:textId="3123F5A7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GEMAS</w:t>
            </w:r>
          </w:p>
        </w:tc>
      </w:tr>
      <w:tr w:rsidR="00BD498D" w:rsidRPr="00211991" w14:paraId="31BDD389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363C91CA" w14:textId="6325C68A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B2</w:t>
            </w:r>
          </w:p>
        </w:tc>
        <w:tc>
          <w:tcPr>
            <w:tcW w:w="520" w:type="pct"/>
            <w:noWrap/>
            <w:vAlign w:val="center"/>
          </w:tcPr>
          <w:p w14:paraId="4CB1C39B" w14:textId="55B385ED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BO</w:t>
            </w:r>
          </w:p>
        </w:tc>
        <w:tc>
          <w:tcPr>
            <w:tcW w:w="3343" w:type="pct"/>
            <w:noWrap/>
            <w:vAlign w:val="center"/>
          </w:tcPr>
          <w:p w14:paraId="5AA9E740" w14:textId="22DEBADD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Consulte aggiuntive PVISION / EXABEAT / JASPER / EXABEAT RE per motivo tecnico</w:t>
            </w:r>
          </w:p>
        </w:tc>
        <w:tc>
          <w:tcPr>
            <w:tcW w:w="914" w:type="pct"/>
            <w:noWrap/>
            <w:vAlign w:val="center"/>
          </w:tcPr>
          <w:p w14:paraId="43196934" w14:textId="2B136A38" w:rsidR="00F93CFB" w:rsidRPr="009D6180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  <w:r w:rsidRPr="009D6180">
              <w:rPr>
                <w:lang w:val="en-US"/>
              </w:rPr>
              <w:t>PVISION / EXABEAT / JASPER / EXABEAT RE</w:t>
            </w:r>
          </w:p>
        </w:tc>
      </w:tr>
      <w:tr w:rsidR="00BD498D" w:rsidRPr="00B54B2F" w14:paraId="2BA2FEBA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23CEAA2F" w14:textId="3963B1DF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B3</w:t>
            </w:r>
          </w:p>
        </w:tc>
        <w:tc>
          <w:tcPr>
            <w:tcW w:w="520" w:type="pct"/>
            <w:noWrap/>
            <w:vAlign w:val="center"/>
          </w:tcPr>
          <w:p w14:paraId="4A639561" w14:textId="354BD629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BO</w:t>
            </w:r>
          </w:p>
        </w:tc>
        <w:tc>
          <w:tcPr>
            <w:tcW w:w="3343" w:type="pct"/>
            <w:noWrap/>
            <w:vAlign w:val="center"/>
          </w:tcPr>
          <w:p w14:paraId="69668EF1" w14:textId="24406F4C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 xml:space="preserve">Compilazione manuale campi obbligatori del BO (fino a 15 interazioni per </w:t>
            </w:r>
            <w:proofErr w:type="gramStart"/>
            <w:r>
              <w:t>sotto-tipo</w:t>
            </w:r>
            <w:proofErr w:type="gramEnd"/>
            <w:r>
              <w:t>)</w:t>
            </w:r>
            <w:ins w:id="170" w:author="Abate Rosa (GICT AI Data F)" w:date="2026-05-12T11:26:00Z" w16du:dateUtc="2026-05-12T09:26:00Z">
              <w:r w:rsidR="00A047B6">
                <w:t>. Alcuni campi sono già valorizzati automaticamente a partire da integraz</w:t>
              </w:r>
            </w:ins>
            <w:ins w:id="171" w:author="Abate Rosa (GICT AI Data F)" w:date="2026-05-12T11:27:00Z" w16du:dateUtc="2026-05-12T09:27:00Z">
              <w:r w:rsidR="00A047B6">
                <w:t>ioni già presenti</w:t>
              </w:r>
            </w:ins>
          </w:p>
        </w:tc>
        <w:tc>
          <w:tcPr>
            <w:tcW w:w="914" w:type="pct"/>
            <w:noWrap/>
            <w:vAlign w:val="center"/>
          </w:tcPr>
          <w:p w14:paraId="1E869230" w14:textId="3B3E761F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Salesforce</w:t>
            </w:r>
          </w:p>
        </w:tc>
      </w:tr>
      <w:tr w:rsidR="00BD498D" w:rsidRPr="00B54B2F" w14:paraId="563F753F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63FC20E5" w14:textId="70170BAD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B4</w:t>
            </w:r>
          </w:p>
        </w:tc>
        <w:tc>
          <w:tcPr>
            <w:tcW w:w="520" w:type="pct"/>
            <w:noWrap/>
            <w:vAlign w:val="center"/>
          </w:tcPr>
          <w:p w14:paraId="5A86DDB0" w14:textId="614D5DDF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BO</w:t>
            </w:r>
          </w:p>
        </w:tc>
        <w:tc>
          <w:tcPr>
            <w:tcW w:w="3343" w:type="pct"/>
            <w:noWrap/>
            <w:vAlign w:val="center"/>
          </w:tcPr>
          <w:p w14:paraId="02F38361" w14:textId="27BB9C71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Decisione ZT vs NBA</w:t>
            </w:r>
            <w:ins w:id="172" w:author="Abate Rosa (GICT AI Data F)" w:date="2026-05-12T11:34:00Z" w16du:dateUtc="2026-05-12T09:34:00Z">
              <w:r w:rsidR="00352277">
                <w:t xml:space="preserve"> vs UT</w:t>
              </w:r>
            </w:ins>
            <w:r>
              <w:t>: analisi BO arricchito e verifica condizioni di chiusura</w:t>
            </w:r>
            <w:ins w:id="173" w:author="Abate Rosa (GICT AI Data F)" w:date="2026-05-12T11:27:00Z" w16du:dateUtc="2026-05-12T09:27:00Z">
              <w:r w:rsidR="00CD5044">
                <w:t xml:space="preserve"> da parte dell’operatore</w:t>
              </w:r>
            </w:ins>
          </w:p>
        </w:tc>
        <w:tc>
          <w:tcPr>
            <w:tcW w:w="914" w:type="pct"/>
            <w:noWrap/>
            <w:vAlign w:val="center"/>
          </w:tcPr>
          <w:p w14:paraId="5303DCEE" w14:textId="40AB7CB9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Salesforce</w:t>
            </w:r>
          </w:p>
        </w:tc>
      </w:tr>
      <w:tr w:rsidR="00BD498D" w:rsidRPr="00B54B2F" w14:paraId="1DE72D96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4B24FE65" w14:textId="300757DE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B5</w:t>
            </w:r>
          </w:p>
        </w:tc>
        <w:tc>
          <w:tcPr>
            <w:tcW w:w="520" w:type="pct"/>
            <w:noWrap/>
            <w:vAlign w:val="center"/>
          </w:tcPr>
          <w:p w14:paraId="6540563C" w14:textId="4C7E9AD9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BO</w:t>
            </w:r>
          </w:p>
        </w:tc>
        <w:tc>
          <w:tcPr>
            <w:tcW w:w="3343" w:type="pct"/>
            <w:noWrap/>
            <w:vAlign w:val="center"/>
          </w:tcPr>
          <w:p w14:paraId="70392B10" w14:textId="28DA79FC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del w:id="174" w:author="Abate Rosa (GICT AI Data F)" w:date="2026-05-12T11:34:00Z" w16du:dateUtc="2026-05-12T09:34:00Z">
              <w:r w:rsidDel="00352277">
                <w:delText>ZT</w:delText>
              </w:r>
            </w:del>
            <w:ins w:id="175" w:author="Abate Rosa (GICT AI Data F)" w:date="2026-05-12T11:34:00Z" w16du:dateUtc="2026-05-12T09:34:00Z">
              <w:r w:rsidR="00352277">
                <w:t>Uno-Time</w:t>
              </w:r>
            </w:ins>
            <w:r>
              <w:t>: selezione manuale causa/commento, revisione linguistica manuale, chiusura BO e notifica cliente</w:t>
            </w:r>
            <w:ins w:id="176" w:author="Abate Rosa (GICT AI Data F)" w:date="2026-05-12T11:35:00Z" w16du:dateUtc="2026-05-12T09:35:00Z">
              <w:r w:rsidR="00BD498D">
                <w:t xml:space="preserve">, questa casistica avviene quando il reclamo non procede per </w:t>
              </w:r>
              <w:r w:rsidR="006D6373">
                <w:t>verifiche</w:t>
              </w:r>
              <w:r w:rsidR="00BD498D">
                <w:t xml:space="preserve"> legali</w:t>
              </w:r>
            </w:ins>
          </w:p>
        </w:tc>
        <w:tc>
          <w:tcPr>
            <w:tcW w:w="914" w:type="pct"/>
            <w:noWrap/>
            <w:vAlign w:val="center"/>
          </w:tcPr>
          <w:p w14:paraId="5C35FAE6" w14:textId="3F27D99E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Salesforce</w:t>
            </w:r>
          </w:p>
        </w:tc>
      </w:tr>
      <w:tr w:rsidR="006D6373" w:rsidRPr="00B54B2F" w14:paraId="663DECEF" w14:textId="77777777" w:rsidTr="00352277">
        <w:trPr>
          <w:trHeight w:val="288"/>
          <w:ins w:id="177" w:author="Abate Rosa (GICT AI Data F)" w:date="2026-05-12T11:34:00Z" w16du:dateUtc="2026-05-12T09:3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560D4375" w14:textId="2AE11B30" w:rsidR="00352277" w:rsidRDefault="00352277" w:rsidP="00352277">
            <w:pPr>
              <w:spacing w:before="0"/>
              <w:rPr>
                <w:ins w:id="178" w:author="Abate Rosa (GICT AI Data F)" w:date="2026-05-12T11:34:00Z" w16du:dateUtc="2026-05-12T09:34:00Z"/>
              </w:rPr>
            </w:pPr>
            <w:ins w:id="179" w:author="Abate Rosa (GICT AI Data F)" w:date="2026-05-12T11:34:00Z" w16du:dateUtc="2026-05-12T09:34:00Z">
              <w:r>
                <w:t>B5bis</w:t>
              </w:r>
            </w:ins>
          </w:p>
        </w:tc>
        <w:tc>
          <w:tcPr>
            <w:tcW w:w="520" w:type="pct"/>
            <w:noWrap/>
            <w:vAlign w:val="center"/>
          </w:tcPr>
          <w:p w14:paraId="55E1B466" w14:textId="4263FF57" w:rsidR="00352277" w:rsidRDefault="00BD498D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0" w:author="Abate Rosa (GICT AI Data F)" w:date="2026-05-12T11:34:00Z" w16du:dateUtc="2026-05-12T09:34:00Z"/>
              </w:rPr>
            </w:pPr>
            <w:ins w:id="181" w:author="Abate Rosa (GICT AI Data F)" w:date="2026-05-12T11:35:00Z" w16du:dateUtc="2026-05-12T09:35:00Z">
              <w:r>
                <w:t>Salesforce</w:t>
              </w:r>
            </w:ins>
          </w:p>
        </w:tc>
        <w:tc>
          <w:tcPr>
            <w:tcW w:w="3343" w:type="pct"/>
            <w:noWrap/>
            <w:vAlign w:val="center"/>
          </w:tcPr>
          <w:p w14:paraId="4ED27F2D" w14:textId="4C31B210" w:rsidR="00352277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2" w:author="Abate Rosa (GICT AI Data F)" w:date="2026-05-12T11:34:00Z" w16du:dateUtc="2026-05-12T09:34:00Z"/>
              </w:rPr>
            </w:pPr>
            <w:ins w:id="183" w:author="Abate Rosa (GICT AI Data F)" w:date="2026-05-12T11:34:00Z" w16du:dateUtc="2026-05-12T09:34:00Z">
              <w:r>
                <w:t xml:space="preserve">ZT: </w:t>
              </w:r>
            </w:ins>
            <w:ins w:id="184" w:author="Abate Rosa (GICT AI Data F)" w:date="2026-05-12T11:35:00Z" w16du:dateUtc="2026-05-12T09:35:00Z">
              <w:r w:rsidR="00BD498D">
                <w:t>Chiusura automatica senza intervento umano</w:t>
              </w:r>
              <w:r w:rsidR="006D6373">
                <w:t>, in questo caso è</w:t>
              </w:r>
            </w:ins>
            <w:ins w:id="185" w:author="Abate Rosa (GICT AI Data F)" w:date="2026-05-12T11:36:00Z" w16du:dateUtc="2026-05-12T09:36:00Z">
              <w:r w:rsidR="006D6373">
                <w:t xml:space="preserve"> stata fatta una consulta e deciso che il reclamo è rifiutato per ragioni relative a policy o leggi relative</w:t>
              </w:r>
            </w:ins>
          </w:p>
        </w:tc>
        <w:tc>
          <w:tcPr>
            <w:tcW w:w="914" w:type="pct"/>
            <w:noWrap/>
            <w:vAlign w:val="center"/>
          </w:tcPr>
          <w:p w14:paraId="7C65BE2E" w14:textId="49DA6E12" w:rsidR="00352277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6" w:author="Abate Rosa (GICT AI Data F)" w:date="2026-05-12T11:34:00Z" w16du:dateUtc="2026-05-12T09:34:00Z"/>
              </w:rPr>
            </w:pPr>
            <w:ins w:id="187" w:author="Abate Rosa (GICT AI Data F)" w:date="2026-05-12T11:34:00Z" w16du:dateUtc="2026-05-12T09:34:00Z">
              <w:r>
                <w:t>Salesforce</w:t>
              </w:r>
            </w:ins>
          </w:p>
        </w:tc>
      </w:tr>
      <w:tr w:rsidR="00BD498D" w:rsidRPr="00B54B2F" w14:paraId="0E209F8B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744F70C8" w14:textId="4F93228B" w:rsidR="00352277" w:rsidRPr="00F93CFB" w:rsidRDefault="00352277" w:rsidP="00352277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B6</w:t>
            </w:r>
          </w:p>
        </w:tc>
        <w:tc>
          <w:tcPr>
            <w:tcW w:w="520" w:type="pct"/>
            <w:noWrap/>
            <w:vAlign w:val="center"/>
          </w:tcPr>
          <w:p w14:paraId="26A6A21E" w14:textId="47BA426D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Agente BO</w:t>
            </w:r>
          </w:p>
        </w:tc>
        <w:tc>
          <w:tcPr>
            <w:tcW w:w="3343" w:type="pct"/>
            <w:noWrap/>
            <w:vAlign w:val="center"/>
          </w:tcPr>
          <w:p w14:paraId="61A61D4E" w14:textId="58DD956C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NBA: richiesta documentazione al cliente o attivazione perizia esterna</w:t>
            </w:r>
          </w:p>
        </w:tc>
        <w:tc>
          <w:tcPr>
            <w:tcW w:w="914" w:type="pct"/>
            <w:noWrap/>
            <w:vAlign w:val="center"/>
          </w:tcPr>
          <w:p w14:paraId="3CBF3352" w14:textId="24C29BBE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Salesforce / Email</w:t>
            </w:r>
          </w:p>
        </w:tc>
      </w:tr>
      <w:tr w:rsidR="00BD498D" w:rsidRPr="00B54B2F" w14:paraId="534070D1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6E3779E6" w14:textId="5157CD30" w:rsidR="00352277" w:rsidRPr="00F93CFB" w:rsidRDefault="00352277" w:rsidP="00352277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C1</w:t>
            </w:r>
          </w:p>
        </w:tc>
        <w:tc>
          <w:tcPr>
            <w:tcW w:w="520" w:type="pct"/>
            <w:noWrap/>
            <w:vAlign w:val="center"/>
          </w:tcPr>
          <w:p w14:paraId="614C6B1B" w14:textId="144FB823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Gestore ricevente</w:t>
            </w:r>
          </w:p>
        </w:tc>
        <w:tc>
          <w:tcPr>
            <w:tcW w:w="3343" w:type="pct"/>
            <w:noWrap/>
            <w:vAlign w:val="center"/>
          </w:tcPr>
          <w:p w14:paraId="4BB5E311" w14:textId="6F39B7DE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Rilevamento reclamo classificato erroneamente (routing erroneo) e reclassificazione manuale</w:t>
            </w:r>
          </w:p>
        </w:tc>
        <w:tc>
          <w:tcPr>
            <w:tcW w:w="914" w:type="pct"/>
            <w:noWrap/>
            <w:vAlign w:val="center"/>
          </w:tcPr>
          <w:p w14:paraId="1BD4F179" w14:textId="5AA10B42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SAP CRM</w:t>
            </w:r>
          </w:p>
        </w:tc>
      </w:tr>
      <w:tr w:rsidR="00BD498D" w:rsidRPr="00B54B2F" w14:paraId="38DEA828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1B64C7CE" w14:textId="5B1BBE76" w:rsidR="00352277" w:rsidRPr="00F93CFB" w:rsidRDefault="00352277" w:rsidP="00352277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C2</w:t>
            </w:r>
          </w:p>
        </w:tc>
        <w:tc>
          <w:tcPr>
            <w:tcW w:w="520" w:type="pct"/>
            <w:noWrap/>
            <w:vAlign w:val="center"/>
          </w:tcPr>
          <w:p w14:paraId="0451F2BF" w14:textId="7929FEAA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Supervisore</w:t>
            </w:r>
          </w:p>
        </w:tc>
        <w:tc>
          <w:tcPr>
            <w:tcW w:w="3343" w:type="pct"/>
            <w:noWrap/>
            <w:vAlign w:val="center"/>
          </w:tcPr>
          <w:p w14:paraId="56DA32BF" w14:textId="0E9805FA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Ri-routing manuale all'unità corretta</w:t>
            </w:r>
          </w:p>
        </w:tc>
        <w:tc>
          <w:tcPr>
            <w:tcW w:w="914" w:type="pct"/>
            <w:noWrap/>
            <w:vAlign w:val="center"/>
          </w:tcPr>
          <w:p w14:paraId="0BD9AD6B" w14:textId="3067864D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SAP CRM</w:t>
            </w:r>
          </w:p>
        </w:tc>
      </w:tr>
      <w:tr w:rsidR="00BD498D" w:rsidRPr="00B54B2F" w14:paraId="028E9477" w14:textId="77777777" w:rsidTr="003522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noWrap/>
            <w:vAlign w:val="center"/>
          </w:tcPr>
          <w:p w14:paraId="10DB2DEB" w14:textId="34B37D5C" w:rsidR="00352277" w:rsidRPr="00F93CFB" w:rsidRDefault="00352277" w:rsidP="00352277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C3</w:t>
            </w:r>
          </w:p>
        </w:tc>
        <w:tc>
          <w:tcPr>
            <w:tcW w:w="520" w:type="pct"/>
            <w:noWrap/>
            <w:vAlign w:val="center"/>
          </w:tcPr>
          <w:p w14:paraId="437D54B5" w14:textId="37C2513E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Gestore / Supervisore</w:t>
            </w:r>
          </w:p>
        </w:tc>
        <w:tc>
          <w:tcPr>
            <w:tcW w:w="3343" w:type="pct"/>
            <w:noWrap/>
            <w:vAlign w:val="center"/>
          </w:tcPr>
          <w:p w14:paraId="3A277068" w14:textId="44637D14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Duplicati trattati indipendentemente; casi con implicazione legale gestiti senza protocollo specifico</w:t>
            </w:r>
          </w:p>
        </w:tc>
        <w:tc>
          <w:tcPr>
            <w:tcW w:w="914" w:type="pct"/>
            <w:noWrap/>
            <w:vAlign w:val="center"/>
          </w:tcPr>
          <w:p w14:paraId="161018A8" w14:textId="526694B3" w:rsidR="00352277" w:rsidRPr="00F93CFB" w:rsidRDefault="00352277" w:rsidP="003522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SAP CRM / Email</w:t>
            </w:r>
          </w:p>
        </w:tc>
      </w:tr>
    </w:tbl>
    <w:p w14:paraId="6251AEFF" w14:textId="77777777" w:rsidR="00003825" w:rsidRPr="006C7DAE" w:rsidRDefault="00003825" w:rsidP="00250F19">
      <w:pPr>
        <w:spacing w:before="0" w:after="160" w:line="259" w:lineRule="auto"/>
        <w:rPr>
          <w:b/>
          <w:bCs/>
          <w:lang w:val="en-US"/>
        </w:rPr>
      </w:pP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188" w:name="_Toc229413182"/>
      <w:r w:rsidRPr="00A25B22">
        <w:rPr>
          <w:lang w:val="en-US"/>
        </w:rPr>
        <w:lastRenderedPageBreak/>
        <w:t>2.4 Pain point principali (AS-IS)</w:t>
      </w:r>
      <w:bookmarkEnd w:id="188"/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 w:rsidRPr="00933806">
        <w:rPr>
          <w:b/>
          <w:bCs/>
          <w:lang w:val="en-US"/>
        </w:rPr>
        <w:t>Pain Point Generali</w:t>
      </w:r>
    </w:p>
    <w:p w14:paraId="2BB3DF42" w14:textId="2A4F0C7B" w:rsidR="00D74CA5" w:rsidRPr="008B1E3E" w:rsidRDefault="008B1E3E" w:rsidP="00DF1682">
      <w:pPr>
        <w:numPr>
          <w:ilvl w:val="0"/>
          <w:numId w:val="2"/>
        </w:numPr>
        <w:spacing w:before="0" w:after="160" w:line="259" w:lineRule="auto"/>
      </w:pPr>
      <w:r>
        <w:rPr>
          <w:b/>
          <w:bCs/>
        </w:rPr>
        <w:t>1. Arricchimento 100% manuale su 5-7 sistemi disconnessi: 20-40 min per reclamo, senza integrazione con Salesforce.</w:t>
      </w:r>
      <w:r>
        <w:rPr>
          <w:b/>
          <w:bCs/>
        </w:rPr>
        <w:br/>
        <w:t>2. Senza pipeline documentale né OCR per canali manuali (email, sede elettronica, posta/registro).</w:t>
      </w:r>
      <w:r>
        <w:rPr>
          <w:b/>
          <w:bCs/>
        </w:rPr>
        <w:br/>
        <w:t>3. Classificazione con soli 3 categorie generiche: 30-40% finisce in 'Altro' con ri-routing manuale (perdita media 2,3 gg).</w:t>
      </w:r>
      <w:r>
        <w:rPr>
          <w:b/>
          <w:bCs/>
        </w:rPr>
        <w:br/>
        <w:t>4. Routing statico (3 percorsi fissi) senza logica parametrica: non considera zona, urgenza, tipo cliente né storico.</w:t>
      </w:r>
      <w:r>
        <w:rPr>
          <w:b/>
          <w:bCs/>
        </w:rPr>
        <w:br/>
        <w:t>5. Senza verifica automatica qualità linguistica: commenti di chiusura non verificati per lingua, ortografia né plain language.</w:t>
      </w:r>
      <w:r>
        <w:rPr>
          <w:b/>
          <w:bCs/>
        </w:rPr>
        <w:br/>
        <w:t>6. Senza vista diagnostica unificata né correlazione casi: nessuna visibilità su confidenze, duplicati, reiterazioni.</w:t>
      </w:r>
      <w:r>
        <w:rPr>
          <w:b/>
          <w:bCs/>
        </w:rPr>
        <w:br/>
        <w:t>7. Incidenze massive generano decine di fascicoli indipendenti non raggruppati.</w:t>
      </w:r>
      <w:r>
        <w:rPr>
          <w:b/>
          <w:bCs/>
        </w:rPr>
        <w:br/>
        <w:t>8. WART e PUC disconnessi dal fascicolo reclamo: impossibile tracciabilità end-to-end.</w:t>
      </w:r>
    </w:p>
    <w:p w14:paraId="2145C3ED" w14:textId="344C48CB" w:rsidR="008B1E3E" w:rsidRPr="00D74CA5" w:rsidRDefault="008B1E3E" w:rsidP="00DF1682">
      <w:pPr>
        <w:numPr>
          <w:ilvl w:val="0"/>
          <w:numId w:val="2"/>
        </w:numPr>
        <w:spacing w:before="0" w:after="160" w:line="259" w:lineRule="auto"/>
      </w:pPr>
    </w:p>
    <w:p w14:paraId="08461028" w14:textId="55262044" w:rsidR="009922AC" w:rsidRDefault="009922AC" w:rsidP="009922AC">
      <w:pPr>
        <w:spacing w:before="0" w:after="160" w:line="259" w:lineRule="auto"/>
        <w:ind w:left="360"/>
      </w:pPr>
    </w:p>
    <w:p w14:paraId="0ED3AA80" w14:textId="77777777" w:rsidR="00CB6F59" w:rsidRPr="00A25B22" w:rsidRDefault="00CB6F59" w:rsidP="00CB6F59">
      <w:pPr>
        <w:spacing w:before="0" w:after="160" w:line="259" w:lineRule="auto"/>
      </w:pPr>
    </w:p>
    <w:p w14:paraId="6940B668" w14:textId="5590CC75" w:rsidR="00CB6F59" w:rsidRPr="00A25B22" w:rsidRDefault="00CB6F59" w:rsidP="003D6391">
      <w:pPr>
        <w:pStyle w:val="Titolo2"/>
        <w:numPr>
          <w:ilvl w:val="0"/>
          <w:numId w:val="12"/>
        </w:numPr>
      </w:pPr>
      <w:bookmarkStart w:id="189" w:name="_Toc229413183"/>
      <w:r w:rsidRPr="005F3988">
        <w:t>Processo TO-BE</w:t>
      </w:r>
      <w:bookmarkEnd w:id="189"/>
    </w:p>
    <w:p w14:paraId="72A29FAD" w14:textId="77777777" w:rsidR="00CB6F59" w:rsidRDefault="00CB6F59" w:rsidP="00CB6F59">
      <w:pPr>
        <w:pStyle w:val="Titolo3"/>
      </w:pPr>
      <w:bookmarkStart w:id="190" w:name="_Toc229413184"/>
      <w:r>
        <w:t>3</w:t>
      </w:r>
      <w:r w:rsidRPr="00A25B22">
        <w:t xml:space="preserve">.1 </w:t>
      </w:r>
      <w:r w:rsidRPr="005F3988">
        <w:t>Architettura Funzionale</w:t>
      </w:r>
      <w:r>
        <w:t xml:space="preserve"> AI</w:t>
      </w:r>
      <w:bookmarkEnd w:id="190"/>
    </w:p>
    <w:tbl>
      <w:tblPr>
        <w:tblStyle w:val="Tabellagriglia1chiara-colore1"/>
        <w:tblW w:w="5300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9"/>
        <w:gridCol w:w="3370"/>
      </w:tblGrid>
      <w:tr w:rsidR="00D74CA5" w:rsidRPr="00602CC0" w14:paraId="2A82E19A" w14:textId="77777777" w:rsidTr="00D74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hideMark/>
          </w:tcPr>
          <w:p w14:paraId="63D49F44" w14:textId="77777777" w:rsidR="00D74CA5" w:rsidRPr="00602CC0" w:rsidRDefault="00D74CA5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Componente</w:t>
            </w:r>
          </w:p>
        </w:tc>
        <w:tc>
          <w:tcPr>
            <w:tcW w:w="2395" w:type="pct"/>
            <w:noWrap/>
            <w:hideMark/>
          </w:tcPr>
          <w:p w14:paraId="6EEED170" w14:textId="77777777" w:rsidR="00D74CA5" w:rsidRPr="00602CC0" w:rsidRDefault="00D74CA5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Funzione</w:t>
            </w:r>
          </w:p>
        </w:tc>
        <w:tc>
          <w:tcPr>
            <w:tcW w:w="1651" w:type="pct"/>
            <w:noWrap/>
            <w:hideMark/>
          </w:tcPr>
          <w:p w14:paraId="5AE59871" w14:textId="77777777" w:rsidR="00D74CA5" w:rsidRPr="00602CC0" w:rsidRDefault="00D74CA5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Tecnologia/Metodo</w:t>
            </w:r>
          </w:p>
        </w:tc>
      </w:tr>
      <w:tr w:rsidR="00CE7F16" w:rsidRPr="00602CC0" w14:paraId="63027EA3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7A159D25" w14:textId="3B310A2A" w:rsidR="00CE7F16" w:rsidRPr="00CE7F16" w:rsidRDefault="00CE7F16" w:rsidP="00CE7F16">
            <w:pPr>
              <w:spacing w:before="0"/>
              <w:ind w:left="311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Pipeline Acquisizione Documentale e OCR</w:t>
            </w:r>
          </w:p>
        </w:tc>
        <w:tc>
          <w:tcPr>
            <w:tcW w:w="2395" w:type="pct"/>
            <w:noWrap/>
            <w:vAlign w:val="center"/>
          </w:tcPr>
          <w:p w14:paraId="2A3A8A3B" w14:textId="2F44FEB3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Acquisisce documenti da canali manuali (email, sede elettronica, posta/registro). Analisi OCR pagina per pagina, raddrizzamento, distinzione grafico/testo, estrazione metadati, riconoscimento tabelle/QR/barcode. Gestione documenti illeggibili con task di revisione</w:t>
            </w:r>
            <w:ins w:id="191" w:author="Abate Rosa (GICT AI Data F)" w:date="2026-05-12T11:39:00Z" w16du:dateUtc="2026-05-12T09:39:00Z">
              <w:r w:rsidR="00B941A7">
                <w:t xml:space="preserve">, classificazione anche su base info </w:t>
              </w:r>
            </w:ins>
            <w:ins w:id="192" w:author="Abate Rosa (GICT AI Data F)" w:date="2026-05-12T11:40:00Z" w16du:dateUtc="2026-05-12T09:40:00Z">
              <w:r w:rsidR="00B941A7">
                <w:t xml:space="preserve">identificate tramite </w:t>
              </w:r>
              <w:commentRangeStart w:id="193"/>
              <w:r w:rsidR="00B941A7">
                <w:t>OCR</w:t>
              </w:r>
            </w:ins>
            <w:commentRangeEnd w:id="193"/>
            <w:ins w:id="194" w:author="Abate Rosa (GICT AI Data F)" w:date="2026-05-12T11:57:00Z" w16du:dateUtc="2026-05-12T09:57:00Z">
              <w:r w:rsidR="00A13039">
                <w:rPr>
                  <w:rStyle w:val="Rimandocommento"/>
                </w:rPr>
                <w:commentReference w:id="193"/>
              </w:r>
            </w:ins>
          </w:p>
        </w:tc>
        <w:tc>
          <w:tcPr>
            <w:tcW w:w="1651" w:type="pct"/>
            <w:noWrap/>
            <w:vAlign w:val="center"/>
          </w:tcPr>
          <w:p w14:paraId="22D5C197" w14:textId="6D9155FB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OCR Engine + Document AI + gestione eccezioni</w:t>
            </w:r>
          </w:p>
        </w:tc>
      </w:tr>
      <w:tr w:rsidR="00CE7F16" w:rsidRPr="00602CC0" w14:paraId="5EDA89AA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71C11C30" w14:textId="072AF771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Motore Classificazione IA Esteso (NLP multi-classe)</w:t>
            </w:r>
          </w:p>
        </w:tc>
        <w:tc>
          <w:tcPr>
            <w:tcW w:w="2395" w:type="pct"/>
            <w:noWrap/>
            <w:vAlign w:val="center"/>
          </w:tcPr>
          <w:p w14:paraId="186349A3" w14:textId="0FFC4040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Classificazione multiclasse: tipologia principale + sotto-tipo specifico per dominio CJ (20 sotto-tipi: RED-01..05, CNT-01..04, CTR-01..04, INT-01..04, DAÑ-01). Score di confidenza; se &lt;0,75 attiva revisione umana</w:t>
            </w:r>
            <w:ins w:id="195" w:author="Abate Rosa (GICT AI Data F)" w:date="2026-05-12T11:37:00Z" w16du:dateUtc="2026-05-12T09:37:00Z">
              <w:r w:rsidR="00642644">
                <w:t xml:space="preserve">, riassunto diagnostico </w:t>
              </w:r>
              <w:r w:rsidR="00C01A18">
                <w:t>del reclamo, possibili azioni e proposta di risposta</w:t>
              </w:r>
            </w:ins>
          </w:p>
        </w:tc>
        <w:tc>
          <w:tcPr>
            <w:tcW w:w="1651" w:type="pct"/>
            <w:noWrap/>
            <w:vAlign w:val="center"/>
          </w:tcPr>
          <w:p w14:paraId="340CB0C8" w14:textId="635FBF9A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NLP multiclasse + Modello fine-tuned su corpus storico reclami GRIDS ES</w:t>
            </w:r>
          </w:p>
        </w:tc>
      </w:tr>
      <w:tr w:rsidR="00CE7F16" w:rsidRPr="003906DB" w14:paraId="1E6498BC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00E01E12" w14:textId="058FEA66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Motore Routing Parametrico (8 percorsi)</w:t>
            </w:r>
          </w:p>
        </w:tc>
        <w:tc>
          <w:tcPr>
            <w:tcW w:w="2395" w:type="pct"/>
            <w:noWrap/>
            <w:vAlign w:val="center"/>
          </w:tcPr>
          <w:p w14:paraId="30EE4DD0" w14:textId="7B6FA813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Smistamento intelligente a 1 di 8 percorsi secondo sotto-tipo, zona geografica, urgenza, storico reclami e sistemi coinvolti. Tabella parametrica configurabile dal business senza redeploy</w:t>
            </w:r>
          </w:p>
        </w:tc>
        <w:tc>
          <w:tcPr>
            <w:tcW w:w="1651" w:type="pct"/>
            <w:noWrap/>
            <w:vAlign w:val="center"/>
          </w:tcPr>
          <w:p w14:paraId="412C0406" w14:textId="166352E4" w:rsidR="00CE7F16" w:rsidRPr="009D6180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Motore regole + scoring parametrico + tabelle routing configurabili</w:t>
            </w:r>
          </w:p>
        </w:tc>
      </w:tr>
      <w:tr w:rsidR="00CE7F16" w:rsidRPr="003906DB" w14:paraId="6749D740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144418F9" w14:textId="2E57FC50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Orchestratore Multi-sistema (parallelizzato)</w:t>
            </w:r>
          </w:p>
        </w:tc>
        <w:tc>
          <w:tcPr>
            <w:tcW w:w="2395" w:type="pct"/>
            <w:noWrap/>
            <w:vAlign w:val="center"/>
          </w:tcPr>
          <w:p w14:paraId="137ED689" w14:textId="327E1A1F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Lancia in parallelo le query a GESI, FARE, GEMAS, PVISION, EXABEAT, JASPER, EXABEAT RE, GIS, SCADA, WART, PUC. Gestione errori, retry e fallback. Riduce il tempo di arricchimento da 20-40 min a &lt;2 min</w:t>
            </w:r>
            <w:ins w:id="196" w:author="Abate Rosa (GICT AI Data F)" w:date="2026-05-12T14:48:00Z" w16du:dateUtc="2026-05-12T12:48:00Z">
              <w:r w:rsidR="004E6A08">
                <w:t xml:space="preserve"> (interroga microservizi – come soluzione in Italia)</w:t>
              </w:r>
            </w:ins>
          </w:p>
        </w:tc>
        <w:tc>
          <w:tcPr>
            <w:tcW w:w="1651" w:type="pct"/>
            <w:noWrap/>
            <w:vAlign w:val="center"/>
          </w:tcPr>
          <w:p w14:paraId="03F90397" w14:textId="7D200A84" w:rsidR="00CE7F16" w:rsidRPr="009D6180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API/RPA connectors; esecuzione parallela con gestione errori e cache TTL=5 min</w:t>
            </w:r>
          </w:p>
        </w:tc>
      </w:tr>
      <w:tr w:rsidR="00CE7F16" w:rsidRPr="003906DB" w14:paraId="23BE7637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16D38DD1" w14:textId="01D8EA5A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AI Field Mapper + Correlatore Casi</w:t>
            </w:r>
          </w:p>
        </w:tc>
        <w:tc>
          <w:tcPr>
            <w:tcW w:w="2395" w:type="pct"/>
            <w:noWrap/>
            <w:vAlign w:val="center"/>
          </w:tcPr>
          <w:p w14:paraId="4CF4540E" w14:textId="7CEF428C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Mappa automaticamente i dati raccolti nei campi obbligatori del BO per sotto-tipo. Rilevamento correlazioni, duplicati e reiterazioni. Alerta incoerenze e dati mancanti</w:t>
            </w:r>
          </w:p>
        </w:tc>
        <w:tc>
          <w:tcPr>
            <w:tcW w:w="1651" w:type="pct"/>
            <w:noWrap/>
            <w:vAlign w:val="center"/>
          </w:tcPr>
          <w:p w14:paraId="544981B7" w14:textId="00775472" w:rsidR="00CE7F16" w:rsidRPr="009D6180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Regole di mappatura + LLM per campi testo libero + motore correlazione</w:t>
            </w:r>
          </w:p>
        </w:tc>
      </w:tr>
      <w:tr w:rsidR="00CE7F16" w:rsidRPr="00602CC0" w14:paraId="13FB56C7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5CC9D36D" w14:textId="4220AE98" w:rsidR="00CE7F16" w:rsidRPr="004E6A08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  <w:rPrChange w:id="197" w:author="Abate Rosa (GICT AI Data F)" w:date="2026-05-12T14:47:00Z" w16du:dateUtc="2026-05-12T12:47:00Z">
                  <w:rPr>
                    <w:rFonts w:ascii="Aptos Narrow" w:eastAsia="Times New Roman" w:hAnsi="Aptos Narrow" w:cs="Times New Roman"/>
                    <w:sz w:val="18"/>
                    <w:szCs w:val="18"/>
                    <w:lang w:val="en-US" w:eastAsia="it-IT"/>
                  </w:rPr>
                </w:rPrChange>
              </w:rPr>
            </w:pPr>
            <w:r>
              <w:lastRenderedPageBreak/>
              <w:t>Modulo Raggruppamento Casi Massivi</w:t>
            </w:r>
            <w:ins w:id="198" w:author="Abate Rosa (GICT AI Data F)" w:date="2026-05-12T14:47:00Z" w16du:dateUtc="2026-05-12T12:47:00Z">
              <w:r w:rsidR="004E6A08">
                <w:t xml:space="preserve"> /</w:t>
              </w:r>
              <w:commentRangeStart w:id="199"/>
              <w:proofErr w:type="spellStart"/>
              <w:r w:rsidR="004E6A08">
                <w:t>Identifier</w:t>
              </w:r>
              <w:commentRangeEnd w:id="199"/>
              <w:proofErr w:type="spellEnd"/>
              <w:r w:rsidR="004E6A08">
                <w:rPr>
                  <w:rStyle w:val="Rimandocommento"/>
                  <w:b w:val="0"/>
                  <w:bCs w:val="0"/>
                </w:rPr>
                <w:commentReference w:id="199"/>
              </w:r>
            </w:ins>
          </w:p>
        </w:tc>
        <w:tc>
          <w:tcPr>
            <w:tcW w:w="2395" w:type="pct"/>
            <w:noWrap/>
            <w:vAlign w:val="center"/>
          </w:tcPr>
          <w:p w14:paraId="45C0E652" w14:textId="590387C6" w:rsidR="00CE7F16" w:rsidRPr="004E6A08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00" w:author="Abate Rosa (GICT AI Data F)" w:date="2026-05-12T14:47:00Z" w16du:dateUtc="2026-05-12T12:47:00Z">
                  <w:rPr>
                    <w:rFonts w:ascii="Aptos Narrow" w:eastAsia="Times New Roman" w:hAnsi="Aptos Narrow" w:cs="Times New Roman"/>
                    <w:sz w:val="18"/>
                    <w:szCs w:val="18"/>
                    <w:lang w:eastAsia="it-IT"/>
                  </w:rPr>
                </w:rPrChange>
              </w:rPr>
            </w:pPr>
            <w:r>
              <w:t>Rilevamento e raggruppamento reclami corrispondenti alla stessa incidenza di rete. Genera un unico fascicolo master per incidenza. Riduce duplicati del 70</w:t>
            </w:r>
            <w:proofErr w:type="gramStart"/>
            <w:r>
              <w:t>%</w:t>
            </w:r>
            <w:ins w:id="201" w:author="Abate Rosa (GICT AI Data F)" w:date="2026-05-12T14:47:00Z" w16du:dateUtc="2026-05-12T12:47:00Z">
              <w:r w:rsidR="004E6A08">
                <w:t>,</w:t>
              </w:r>
              <w:r w:rsidR="004E6A08">
                <w:t>Identifica</w:t>
              </w:r>
              <w:proofErr w:type="gramEnd"/>
              <w:r w:rsidR="004E6A08">
                <w:t xml:space="preserve"> categoria ed intento della richiesta, determina il tono emotivo della richiesta (Sentiment Analysis) individua correlazioni con altre richieste scritte e telefoniche, controlla eventuali deleghe a terzo non titolato</w:t>
              </w:r>
            </w:ins>
          </w:p>
        </w:tc>
        <w:tc>
          <w:tcPr>
            <w:tcW w:w="1651" w:type="pct"/>
            <w:noWrap/>
            <w:vAlign w:val="center"/>
          </w:tcPr>
          <w:p w14:paraId="1450BCF2" w14:textId="79A33684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Clusterizzazione geospaziale (GIS) + correlazione temporale</w:t>
            </w:r>
          </w:p>
        </w:tc>
      </w:tr>
      <w:tr w:rsidR="00CE7F16" w:rsidRPr="00602CC0" w14:paraId="4B1E6E00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2C3CCA5D" w14:textId="15B2D8CE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Motore di Decisione Zero-Time / NBA</w:t>
            </w:r>
            <w:ins w:id="202" w:author="Abate Rosa (GICT AI Data F)" w:date="2026-05-12T12:00:00Z" w16du:dateUtc="2026-05-12T10:00:00Z">
              <w:r w:rsidR="009B1B15">
                <w:t xml:space="preserve"> /Uno-</w:t>
              </w:r>
              <w:proofErr w:type="spellStart"/>
              <w:r w:rsidR="009B1B15">
                <w:t>Tme</w:t>
              </w:r>
            </w:ins>
            <w:proofErr w:type="spellEnd"/>
          </w:p>
        </w:tc>
        <w:tc>
          <w:tcPr>
            <w:tcW w:w="2395" w:type="pct"/>
            <w:noWrap/>
            <w:vAlign w:val="center"/>
          </w:tcPr>
          <w:p w14:paraId="332C22DC" w14:textId="4FEF069C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Analizza BO arricchito e suggerisce modalità di risoluzione con causa e commento precompilato. ZT: chiusura 1-click dall'agente BO. NBA: bozza risposta + azioni suggerite</w:t>
            </w:r>
            <w:ins w:id="203" w:author="Abate Rosa (GICT AI Data F)" w:date="2026-05-12T12:00:00Z" w16du:dateUtc="2026-05-12T10:00:00Z">
              <w:r w:rsidR="009B1B15">
                <w:t xml:space="preserve"> </w:t>
              </w:r>
              <w:proofErr w:type="gramStart"/>
              <w:r w:rsidR="009B1B15">
                <w:t>UT :</w:t>
              </w:r>
              <w:proofErr w:type="gramEnd"/>
              <w:r w:rsidR="009B1B15">
                <w:t xml:space="preserve"> chiusura con inserimento commento da parte dell’operatore</w:t>
              </w:r>
            </w:ins>
          </w:p>
        </w:tc>
        <w:tc>
          <w:tcPr>
            <w:tcW w:w="1651" w:type="pct"/>
            <w:noWrap/>
            <w:vAlign w:val="center"/>
          </w:tcPr>
          <w:p w14:paraId="3F4219EE" w14:textId="62931A63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Motore regole + LLM generatore commenti</w:t>
            </w:r>
          </w:p>
        </w:tc>
      </w:tr>
      <w:tr w:rsidR="00CE7F16" w:rsidRPr="00602CC0" w14:paraId="1E82C6B6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0AC8499F" w14:textId="77777777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Motore Gestione Eccezioni e Sospensioni</w:t>
            </w:r>
          </w:p>
        </w:tc>
        <w:tc>
          <w:tcPr>
            <w:tcW w:w="2395" w:type="pct"/>
            <w:noWrap/>
            <w:vAlign w:val="center"/>
          </w:tcPr>
          <w:p w14:paraId="40BD0E56" w14:textId="77777777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Identifica casi non chiudibili automaticamente (9 codici EXC-01..09) e gestisce stati intermedi di sospensione (6 stati SUS-01..06). Alerta automatica 48h prima della scadenza</w:t>
            </w:r>
          </w:p>
        </w:tc>
        <w:tc>
          <w:tcPr>
            <w:tcW w:w="1651" w:type="pct"/>
            <w:noWrap/>
            <w:vAlign w:val="center"/>
          </w:tcPr>
          <w:p w14:paraId="2FDBCE36" w14:textId="77777777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Motore regole di chiusura + catalogo eccezioni + workflow sospensione</w:t>
            </w:r>
          </w:p>
        </w:tc>
      </w:tr>
      <w:tr w:rsidR="00CE7F16" w:rsidRPr="00602CC0" w14:paraId="0630CE88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1A0DE679" w14:textId="77777777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Language QA Service</w:t>
            </w:r>
          </w:p>
        </w:tc>
        <w:tc>
          <w:tcPr>
            <w:tcW w:w="2395" w:type="pct"/>
            <w:noWrap/>
            <w:vAlign w:val="center"/>
          </w:tcPr>
          <w:p w14:paraId="224F65D5" w14:textId="77777777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Rileva la lingua del commento, corregge l'ortografia, traduce nella lingua dati di comunicazione, riscrive in linguaggio chiaro (Plain Language + Ley Atención Clientela + template)</w:t>
            </w:r>
          </w:p>
        </w:tc>
        <w:tc>
          <w:tcPr>
            <w:tcW w:w="1651" w:type="pct"/>
            <w:noWrap/>
            <w:vAlign w:val="center"/>
          </w:tcPr>
          <w:p w14:paraId="5B0266DB" w14:textId="77777777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LLM multilingue + regole di compliance</w:t>
            </w:r>
          </w:p>
        </w:tc>
      </w:tr>
      <w:tr w:rsidR="00CE7F16" w:rsidRPr="00602CC0" w14:paraId="05A0F32F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196FEB42" w14:textId="77777777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Vista Unica Diagnostica (Operatore BO)</w:t>
            </w:r>
          </w:p>
        </w:tc>
        <w:tc>
          <w:tcPr>
            <w:tcW w:w="2395" w:type="pct"/>
            <w:noWrap/>
            <w:vAlign w:val="center"/>
          </w:tcPr>
          <w:p w14:paraId="75A11120" w14:textId="77777777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Vista unica diagnostica: risultato controlli spiegati, informazioni raccolte, livelli di confidenza, proposte alternative per scenari incerti, correlazioni/duplicati/reiterazioni</w:t>
            </w:r>
          </w:p>
        </w:tc>
        <w:tc>
          <w:tcPr>
            <w:tcW w:w="1651" w:type="pct"/>
            <w:noWrap/>
            <w:vAlign w:val="center"/>
          </w:tcPr>
          <w:p w14:paraId="3F1AE3C6" w14:textId="77777777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Dashboard BI integrato con Salesforce + motore di correlazione</w:t>
            </w:r>
          </w:p>
        </w:tc>
      </w:tr>
      <w:tr w:rsidR="00CE7F16" w:rsidRPr="00602CC0" w14:paraId="212A3F4D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0A9DF3CC" w14:textId="77777777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Motore Comunicazione Differenziata</w:t>
            </w:r>
          </w:p>
        </w:tc>
        <w:tc>
          <w:tcPr>
            <w:tcW w:w="2395" w:type="pct"/>
            <w:noWrap/>
            <w:vAlign w:val="center"/>
          </w:tcPr>
          <w:p w14:paraId="689E828B" w14:textId="77777777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Generazione e invio comunicazioni personalizzate per sotto-tipo (22 template differenziati). Multicanale: email, SMS, app, lettera</w:t>
            </w:r>
          </w:p>
        </w:tc>
        <w:tc>
          <w:tcPr>
            <w:tcW w:w="1651" w:type="pct"/>
            <w:noWrap/>
            <w:vAlign w:val="center"/>
          </w:tcPr>
          <w:p w14:paraId="2402F97F" w14:textId="77777777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>
              <w:t>Templates LLM-augmented + selezione per sotto-tipo + multicanale</w:t>
            </w:r>
          </w:p>
        </w:tc>
      </w:tr>
      <w:tr w:rsidR="009B1B15" w:rsidRPr="00602CC0" w14:paraId="0CFB5DD7" w14:textId="77777777" w:rsidTr="00A252FF">
        <w:trPr>
          <w:trHeight w:val="288"/>
          <w:ins w:id="204" w:author="Abate Rosa (GICT AI Data F)" w:date="2026-05-12T12:00:00Z" w16du:dateUtc="2026-05-12T10:0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44411C57" w14:textId="581B84AD" w:rsidR="009B1B15" w:rsidRDefault="009B1B15" w:rsidP="00CE7F16">
            <w:pPr>
              <w:spacing w:before="0"/>
              <w:rPr>
                <w:ins w:id="205" w:author="Abate Rosa (GICT AI Data F)" w:date="2026-05-12T12:00:00Z" w16du:dateUtc="2026-05-12T10:00:00Z"/>
              </w:rPr>
            </w:pPr>
            <w:ins w:id="206" w:author="Abate Rosa (GICT AI Data F)" w:date="2026-05-12T12:00:00Z" w16du:dateUtc="2026-05-12T10:00:00Z">
              <w:r>
                <w:t>Writer</w:t>
              </w:r>
            </w:ins>
          </w:p>
        </w:tc>
        <w:tc>
          <w:tcPr>
            <w:tcW w:w="2395" w:type="pct"/>
            <w:noWrap/>
            <w:vAlign w:val="center"/>
          </w:tcPr>
          <w:p w14:paraId="10E8FD77" w14:textId="19BE0DA6" w:rsidR="009B1B15" w:rsidRDefault="00C23B65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7" w:author="Abate Rosa (GICT AI Data F)" w:date="2026-05-12T12:00:00Z" w16du:dateUtc="2026-05-12T10:00:00Z"/>
              </w:rPr>
            </w:pPr>
            <w:ins w:id="208" w:author="Abate Rosa (GICT AI Data F)" w:date="2026-05-12T12:00:00Z" w16du:dateUtc="2026-05-12T10:00:00Z">
              <w:r>
                <w:t xml:space="preserve">Genera e </w:t>
              </w:r>
            </w:ins>
            <w:ins w:id="209" w:author="Abate Rosa (GICT AI Data F)" w:date="2026-05-12T12:01:00Z" w16du:dateUtc="2026-05-12T10:01:00Z">
              <w:r>
                <w:t>invia una risposta standard per scenari di risoluzione immediata, genera un draft di risposta personalizzata</w:t>
              </w:r>
              <w:r w:rsidR="00E91F0B">
                <w:t xml:space="preserve"> con motivazioni e suggerimenti </w:t>
              </w:r>
            </w:ins>
            <w:ins w:id="210" w:author="Abate Rosa (GICT AI Data F)" w:date="2026-05-12T12:02:00Z" w16du:dateUtc="2026-05-12T10:02:00Z">
              <w:r w:rsidR="00E91F0B">
                <w:t xml:space="preserve">alla </w:t>
              </w:r>
              <w:commentRangeStart w:id="211"/>
              <w:r w:rsidR="00E91F0B">
                <w:t>risoluzione</w:t>
              </w:r>
              <w:commentRangeEnd w:id="211"/>
              <w:r w:rsidR="00E91F0B">
                <w:rPr>
                  <w:rStyle w:val="Rimandocommento"/>
                </w:rPr>
                <w:commentReference w:id="211"/>
              </w:r>
            </w:ins>
          </w:p>
        </w:tc>
        <w:tc>
          <w:tcPr>
            <w:tcW w:w="1651" w:type="pct"/>
            <w:noWrap/>
            <w:vAlign w:val="center"/>
          </w:tcPr>
          <w:p w14:paraId="55508496" w14:textId="77777777" w:rsidR="009B1B15" w:rsidRDefault="009B1B15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" w:author="Abate Rosa (GICT AI Data F)" w:date="2026-05-12T12:00:00Z" w16du:dateUtc="2026-05-12T10:00:00Z"/>
              </w:rPr>
            </w:pPr>
          </w:p>
        </w:tc>
      </w:tr>
    </w:tbl>
    <w:p w14:paraId="783978CC" w14:textId="77777777" w:rsidR="00CB6F59" w:rsidRDefault="00CB6F59" w:rsidP="00CB6F59">
      <w:pPr>
        <w:pStyle w:val="Titolo3"/>
      </w:pPr>
      <w:bookmarkStart w:id="213" w:name="_Toc229413185"/>
      <w:r>
        <w:t>3</w:t>
      </w:r>
      <w:r w:rsidRPr="00A25B22">
        <w:t>.</w:t>
      </w:r>
      <w:r>
        <w:t>2</w:t>
      </w:r>
      <w:r w:rsidRPr="00A25B22">
        <w:t xml:space="preserve"> </w:t>
      </w:r>
      <w:r w:rsidRPr="00B570CB">
        <w:t>Sequenza Operativa di Dettaglio</w:t>
      </w:r>
      <w:bookmarkEnd w:id="213"/>
    </w:p>
    <w:p w14:paraId="1E2FCB4F" w14:textId="6A6ABE17" w:rsidR="000257F1" w:rsidRPr="009D6180" w:rsidRDefault="000257F1" w:rsidP="000257F1">
      <w:pPr>
        <w:rPr>
          <w:b/>
          <w:bCs/>
        </w:rPr>
      </w:pPr>
      <w:r w:rsidRPr="009D6180">
        <w:rPr>
          <w:b/>
          <w:bCs/>
        </w:rPr>
        <w:t>TO-BE Sequence (parte 1) — Ricezione Multicanale, Classificazione IA e Routing Parametrico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  <w:tblPrChange w:id="214" w:author="Abate Rosa (GICT AI Data F)" w:date="2026-05-12T15:00:00Z" w16du:dateUtc="2026-05-12T13:00:00Z">
          <w:tblPr>
            <w:tblStyle w:val="Tabellagriglia1chiara-colore1"/>
            <w:tblW w:w="5000" w:type="pct"/>
            <w:tblLook w:val="04A0" w:firstRow="1" w:lastRow="0" w:firstColumn="1" w:lastColumn="0" w:noHBand="0" w:noVBand="1"/>
          </w:tblPr>
        </w:tblPrChange>
      </w:tblPr>
      <w:tblGrid>
        <w:gridCol w:w="298"/>
        <w:gridCol w:w="822"/>
        <w:gridCol w:w="3205"/>
        <w:gridCol w:w="3922"/>
        <w:gridCol w:w="1381"/>
        <w:tblGridChange w:id="215">
          <w:tblGrid>
            <w:gridCol w:w="298"/>
            <w:gridCol w:w="822"/>
            <w:gridCol w:w="3205"/>
            <w:gridCol w:w="3922"/>
            <w:gridCol w:w="1381"/>
          </w:tblGrid>
        </w:tblGridChange>
      </w:tblGrid>
      <w:tr w:rsidR="00192B77" w:rsidRPr="00387083" w14:paraId="4ACB7AF2" w14:textId="77777777" w:rsidTr="006B0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rPrChange w:id="216" w:author="Abate Rosa (GICT AI Data F)" w:date="2026-05-12T15:00:00Z" w16du:dateUtc="2026-05-12T13:00:00Z">
            <w:trPr>
              <w:trHeight w:val="28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" w:type="pct"/>
            <w:noWrap/>
            <w:vAlign w:val="center"/>
            <w:hideMark/>
            <w:tcPrChange w:id="217" w:author="Abate Rosa (GICT AI Data F)" w:date="2026-05-12T15:00:00Z" w16du:dateUtc="2026-05-12T13:00:00Z">
              <w:tcPr>
                <w:tcW w:w="207" w:type="pct"/>
                <w:noWrap/>
                <w:vAlign w:val="center"/>
                <w:hideMark/>
              </w:tcPr>
            </w:tcPrChange>
          </w:tcPr>
          <w:p w14:paraId="49CC2DC7" w14:textId="73971B4C" w:rsidR="000257F1" w:rsidRPr="000257F1" w:rsidRDefault="000257F1" w:rsidP="000257F1">
            <w:pPr>
              <w:spacing w:before="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Step</w:t>
            </w:r>
          </w:p>
        </w:tc>
        <w:tc>
          <w:tcPr>
            <w:tcW w:w="427" w:type="pct"/>
            <w:noWrap/>
            <w:vAlign w:val="center"/>
            <w:hideMark/>
            <w:tcPrChange w:id="218" w:author="Abate Rosa (GICT AI Data F)" w:date="2026-05-12T15:00:00Z" w16du:dateUtc="2026-05-12T13:00:00Z">
              <w:tcPr>
                <w:tcW w:w="534" w:type="pct"/>
                <w:noWrap/>
                <w:vAlign w:val="center"/>
                <w:hideMark/>
              </w:tcPr>
            </w:tcPrChange>
          </w:tcPr>
          <w:p w14:paraId="39050E0D" w14:textId="06B7AE0A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Attore</w:t>
            </w:r>
          </w:p>
        </w:tc>
        <w:tc>
          <w:tcPr>
            <w:tcW w:w="1664" w:type="pct"/>
            <w:noWrap/>
            <w:vAlign w:val="center"/>
            <w:hideMark/>
            <w:tcPrChange w:id="219" w:author="Abate Rosa (GICT AI Data F)" w:date="2026-05-12T15:00:00Z" w16du:dateUtc="2026-05-12T13:00:00Z">
              <w:tcPr>
                <w:tcW w:w="2073" w:type="pct"/>
                <w:noWrap/>
                <w:vAlign w:val="center"/>
                <w:hideMark/>
              </w:tcPr>
            </w:tcPrChange>
          </w:tcPr>
          <w:p w14:paraId="11F8CBA3" w14:textId="3D11D903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Attività</w:t>
            </w:r>
          </w:p>
        </w:tc>
        <w:tc>
          <w:tcPr>
            <w:tcW w:w="2037" w:type="pct"/>
            <w:noWrap/>
            <w:vAlign w:val="center"/>
            <w:hideMark/>
            <w:tcPrChange w:id="220" w:author="Abate Rosa (GICT AI Data F)" w:date="2026-05-12T15:00:00Z" w16du:dateUtc="2026-05-12T13:00:00Z">
              <w:tcPr>
                <w:tcW w:w="1605" w:type="pct"/>
                <w:noWrap/>
                <w:vAlign w:val="center"/>
                <w:hideMark/>
              </w:tcPr>
            </w:tcPrChange>
          </w:tcPr>
          <w:p w14:paraId="10A8E790" w14:textId="6C29FFCD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717" w:type="pct"/>
            <w:noWrap/>
            <w:vAlign w:val="center"/>
            <w:hideMark/>
            <w:tcPrChange w:id="221" w:author="Abate Rosa (GICT AI Data F)" w:date="2026-05-12T15:00:00Z" w16du:dateUtc="2026-05-12T13:00:00Z">
              <w:tcPr>
                <w:tcW w:w="582" w:type="pct"/>
                <w:noWrap/>
                <w:vAlign w:val="center"/>
                <w:hideMark/>
              </w:tcPr>
            </w:tcPrChange>
          </w:tcPr>
          <w:p w14:paraId="3AC82D65" w14:textId="21760892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Sistemi</w:t>
            </w:r>
          </w:p>
        </w:tc>
      </w:tr>
      <w:tr w:rsidR="00192B77" w:rsidRPr="00387083" w14:paraId="15F22F98" w14:textId="77777777" w:rsidTr="006B0614">
        <w:trPr>
          <w:trHeight w:val="288"/>
          <w:trPrChange w:id="222" w:author="Abate Rosa (GICT AI Data F)" w:date="2026-05-12T15:00:00Z" w16du:dateUtc="2026-05-12T13:00:00Z">
            <w:trPr>
              <w:trHeight w:val="28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" w:type="pct"/>
            <w:noWrap/>
            <w:vAlign w:val="center"/>
            <w:tcPrChange w:id="223" w:author="Abate Rosa (GICT AI Data F)" w:date="2026-05-12T15:00:00Z" w16du:dateUtc="2026-05-12T13:00:00Z">
              <w:tcPr>
                <w:tcW w:w="207" w:type="pct"/>
                <w:noWrap/>
                <w:vAlign w:val="center"/>
              </w:tcPr>
            </w:tcPrChange>
          </w:tcPr>
          <w:p w14:paraId="7B38790A" w14:textId="4B1D3F01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A1</w:t>
            </w:r>
          </w:p>
        </w:tc>
        <w:tc>
          <w:tcPr>
            <w:tcW w:w="427" w:type="pct"/>
            <w:noWrap/>
            <w:vAlign w:val="center"/>
            <w:tcPrChange w:id="224" w:author="Abate Rosa (GICT AI Data F)" w:date="2026-05-12T15:00:00Z" w16du:dateUtc="2026-05-12T13:00:00Z">
              <w:tcPr>
                <w:tcW w:w="534" w:type="pct"/>
                <w:noWrap/>
                <w:vAlign w:val="center"/>
              </w:tcPr>
            </w:tcPrChange>
          </w:tcPr>
          <w:p w14:paraId="408880C0" w14:textId="24E6F3A1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Cliente / Sistema / Agente IA</w:t>
            </w:r>
          </w:p>
        </w:tc>
        <w:tc>
          <w:tcPr>
            <w:tcW w:w="1664" w:type="pct"/>
            <w:noWrap/>
            <w:vAlign w:val="center"/>
            <w:tcPrChange w:id="225" w:author="Abate Rosa (GICT AI Data F)" w:date="2026-05-12T15:00:00Z" w16du:dateUtc="2026-05-12T13:00:00Z">
              <w:tcPr>
                <w:tcW w:w="2073" w:type="pct"/>
                <w:noWrap/>
                <w:vAlign w:val="center"/>
              </w:tcPr>
            </w:tcPrChange>
          </w:tcPr>
          <w:p w14:paraId="4FC01300" w14:textId="154F7923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Ricezione multicanale. Per canali manuali: Agente IA acquisisce il documento e avvia pipeline OCR pagina per pagina</w:t>
            </w:r>
          </w:p>
        </w:tc>
        <w:tc>
          <w:tcPr>
            <w:tcW w:w="2037" w:type="pct"/>
            <w:noWrap/>
            <w:vAlign w:val="center"/>
            <w:tcPrChange w:id="226" w:author="Abate Rosa (GICT AI Data F)" w:date="2026-05-12T15:00:00Z" w16du:dateUtc="2026-05-12T13:00:00Z">
              <w:tcPr>
                <w:tcW w:w="1605" w:type="pct"/>
                <w:noWrap/>
                <w:vAlign w:val="center"/>
              </w:tcPr>
            </w:tcPrChange>
          </w:tcPr>
          <w:p w14:paraId="16A5CB42" w14:textId="4778EB14" w:rsidR="000257F1" w:rsidRPr="009D6180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IA: OCR automatico + estrazione entità (CUPS, data, descrizione, canale). HITL: Agente corregge se IVR non riconosce CUPS; task revisione per doc. illeggibili</w:t>
            </w:r>
            <w:ins w:id="227" w:author="Abate Rosa (GICT AI Data F)" w:date="2026-05-12T12:03:00Z" w16du:dateUtc="2026-05-12T10:03:00Z">
              <w:r w:rsidR="00192B77">
                <w:t xml:space="preserve">, IA riesce anche </w:t>
              </w:r>
              <w:proofErr w:type="gramStart"/>
              <w:r w:rsidR="00192B77">
                <w:t>ad</w:t>
              </w:r>
              <w:proofErr w:type="gramEnd"/>
              <w:r w:rsidR="00192B77">
                <w:t xml:space="preserve"> identificare tipo-sottotipo leggendo info da OCR</w:t>
              </w:r>
            </w:ins>
          </w:p>
        </w:tc>
        <w:tc>
          <w:tcPr>
            <w:tcW w:w="717" w:type="pct"/>
            <w:noWrap/>
            <w:vAlign w:val="center"/>
            <w:tcPrChange w:id="228" w:author="Abate Rosa (GICT AI Data F)" w:date="2026-05-12T15:00:00Z" w16du:dateUtc="2026-05-12T13:00:00Z">
              <w:tcPr>
                <w:tcW w:w="582" w:type="pct"/>
                <w:noWrap/>
                <w:vAlign w:val="center"/>
              </w:tcPr>
            </w:tcPrChange>
          </w:tcPr>
          <w:p w14:paraId="717357CC" w14:textId="1C0B56FE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IVR / Omnicanale / Agente IA (OCR) / GESICC</w:t>
            </w:r>
          </w:p>
        </w:tc>
      </w:tr>
      <w:tr w:rsidR="00192B77" w:rsidRPr="00211991" w14:paraId="370F1BE7" w14:textId="77777777" w:rsidTr="006B0614">
        <w:trPr>
          <w:trHeight w:val="288"/>
          <w:trPrChange w:id="229" w:author="Abate Rosa (GICT AI Data F)" w:date="2026-05-12T15:00:00Z" w16du:dateUtc="2026-05-12T13:00:00Z">
            <w:trPr>
              <w:trHeight w:val="28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" w:type="pct"/>
            <w:noWrap/>
            <w:vAlign w:val="center"/>
            <w:tcPrChange w:id="230" w:author="Abate Rosa (GICT AI Data F)" w:date="2026-05-12T15:00:00Z" w16du:dateUtc="2026-05-12T13:00:00Z">
              <w:tcPr>
                <w:tcW w:w="207" w:type="pct"/>
                <w:noWrap/>
                <w:vAlign w:val="center"/>
              </w:tcPr>
            </w:tcPrChange>
          </w:tcPr>
          <w:p w14:paraId="071893EB" w14:textId="5A23E58A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A2</w:t>
            </w:r>
          </w:p>
        </w:tc>
        <w:tc>
          <w:tcPr>
            <w:tcW w:w="427" w:type="pct"/>
            <w:noWrap/>
            <w:vAlign w:val="center"/>
            <w:tcPrChange w:id="231" w:author="Abate Rosa (GICT AI Data F)" w:date="2026-05-12T15:00:00Z" w16du:dateUtc="2026-05-12T13:00:00Z">
              <w:tcPr>
                <w:tcW w:w="534" w:type="pct"/>
                <w:noWrap/>
                <w:vAlign w:val="center"/>
              </w:tcPr>
            </w:tcPrChange>
          </w:tcPr>
          <w:p w14:paraId="54EF4C9A" w14:textId="1F855BEA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Sistema / Agente IA</w:t>
            </w:r>
          </w:p>
        </w:tc>
        <w:tc>
          <w:tcPr>
            <w:tcW w:w="1664" w:type="pct"/>
            <w:noWrap/>
            <w:vAlign w:val="center"/>
            <w:tcPrChange w:id="232" w:author="Abate Rosa (GICT AI Data F)" w:date="2026-05-12T15:00:00Z" w16du:dateUtc="2026-05-12T13:00:00Z">
              <w:tcPr>
                <w:tcW w:w="2073" w:type="pct"/>
                <w:noWrap/>
                <w:vAlign w:val="center"/>
              </w:tcPr>
            </w:tcPrChange>
          </w:tcPr>
          <w:p w14:paraId="7B5A8C8E" w14:textId="0AC76BF5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Identificazione e validazione cliente (NIF, CUPS, indirizzo, dati contrattuali)</w:t>
            </w:r>
          </w:p>
        </w:tc>
        <w:tc>
          <w:tcPr>
            <w:tcW w:w="2037" w:type="pct"/>
            <w:noWrap/>
            <w:vAlign w:val="center"/>
            <w:tcPrChange w:id="233" w:author="Abate Rosa (GICT AI Data F)" w:date="2026-05-12T15:00:00Z" w16du:dateUtc="2026-05-12T13:00:00Z">
              <w:tcPr>
                <w:tcW w:w="1605" w:type="pct"/>
                <w:noWrap/>
                <w:vAlign w:val="center"/>
              </w:tcPr>
            </w:tcPrChange>
          </w:tcPr>
          <w:p w14:paraId="5BCF10E8" w14:textId="702D0937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IA: Validazione automatica con Salesforce, SAP IS-U, PUC. HITL: Intervento se ambiguità identità (&lt;2% casi)</w:t>
            </w:r>
          </w:p>
        </w:tc>
        <w:tc>
          <w:tcPr>
            <w:tcW w:w="717" w:type="pct"/>
            <w:noWrap/>
            <w:vAlign w:val="center"/>
            <w:tcPrChange w:id="234" w:author="Abate Rosa (GICT AI Data F)" w:date="2026-05-12T15:00:00Z" w16du:dateUtc="2026-05-12T13:00:00Z">
              <w:tcPr>
                <w:tcW w:w="582" w:type="pct"/>
                <w:noWrap/>
                <w:vAlign w:val="center"/>
              </w:tcPr>
            </w:tcPrChange>
          </w:tcPr>
          <w:p w14:paraId="31C86EB9" w14:textId="3C06E932" w:rsidR="000257F1" w:rsidRPr="009D6180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  <w:r w:rsidRPr="009D6180">
              <w:rPr>
                <w:lang w:val="en-US"/>
              </w:rPr>
              <w:t>Salesforce / SAP CRM / SAP IS-U / PUC</w:t>
            </w:r>
          </w:p>
        </w:tc>
      </w:tr>
      <w:tr w:rsidR="00192B77" w:rsidRPr="00387083" w14:paraId="75976B09" w14:textId="77777777" w:rsidTr="006B0614">
        <w:trPr>
          <w:trHeight w:val="288"/>
          <w:trPrChange w:id="235" w:author="Abate Rosa (GICT AI Data F)" w:date="2026-05-12T15:00:00Z" w16du:dateUtc="2026-05-12T13:00:00Z">
            <w:trPr>
              <w:trHeight w:val="28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" w:type="pct"/>
            <w:noWrap/>
            <w:vAlign w:val="center"/>
            <w:tcPrChange w:id="236" w:author="Abate Rosa (GICT AI Data F)" w:date="2026-05-12T15:00:00Z" w16du:dateUtc="2026-05-12T13:00:00Z">
              <w:tcPr>
                <w:tcW w:w="207" w:type="pct"/>
                <w:noWrap/>
                <w:vAlign w:val="center"/>
              </w:tcPr>
            </w:tcPrChange>
          </w:tcPr>
          <w:p w14:paraId="59AE49D4" w14:textId="0262CB42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A3</w:t>
            </w:r>
          </w:p>
        </w:tc>
        <w:tc>
          <w:tcPr>
            <w:tcW w:w="427" w:type="pct"/>
            <w:noWrap/>
            <w:vAlign w:val="center"/>
            <w:tcPrChange w:id="237" w:author="Abate Rosa (GICT AI Data F)" w:date="2026-05-12T15:00:00Z" w16du:dateUtc="2026-05-12T13:00:00Z">
              <w:tcPr>
                <w:tcW w:w="534" w:type="pct"/>
                <w:noWrap/>
                <w:vAlign w:val="center"/>
              </w:tcPr>
            </w:tcPrChange>
          </w:tcPr>
          <w:p w14:paraId="0E532CD9" w14:textId="2C959ADD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Agente IA (NLP + route engine)</w:t>
            </w:r>
          </w:p>
        </w:tc>
        <w:tc>
          <w:tcPr>
            <w:tcW w:w="1664" w:type="pct"/>
            <w:noWrap/>
            <w:vAlign w:val="center"/>
            <w:tcPrChange w:id="238" w:author="Abate Rosa (GICT AI Data F)" w:date="2026-05-12T15:00:00Z" w16du:dateUtc="2026-05-12T13:00:00Z">
              <w:tcPr>
                <w:tcW w:w="2073" w:type="pct"/>
                <w:noWrap/>
                <w:vAlign w:val="center"/>
              </w:tcPr>
            </w:tcPrChange>
          </w:tcPr>
          <w:p w14:paraId="27EC4AB7" w14:textId="5024BDE3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Classificazione IA estesa: tipologia principale + sotto-tipo CJ + score confidenza. Routing: Ruta 1/3 → retipificazione; Ruta 2 → tipificazione diretta in SF, Web e Contact Management</w:t>
            </w:r>
          </w:p>
        </w:tc>
        <w:tc>
          <w:tcPr>
            <w:tcW w:w="2037" w:type="pct"/>
            <w:noWrap/>
            <w:vAlign w:val="center"/>
            <w:tcPrChange w:id="239" w:author="Abate Rosa (GICT AI Data F)" w:date="2026-05-12T15:00:00Z" w16du:dateUtc="2026-05-12T13:00:00Z">
              <w:tcPr>
                <w:tcW w:w="1605" w:type="pct"/>
                <w:noWrap/>
                <w:vAlign w:val="center"/>
              </w:tcPr>
            </w:tcPrChange>
          </w:tcPr>
          <w:p w14:paraId="2EFB05B4" w14:textId="14E5D4E3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IA: Classificazione automatica in 20 sotto-tipi. HITL: Revisione umana se score &lt;0,75</w:t>
            </w:r>
          </w:p>
        </w:tc>
        <w:tc>
          <w:tcPr>
            <w:tcW w:w="717" w:type="pct"/>
            <w:noWrap/>
            <w:vAlign w:val="center"/>
            <w:tcPrChange w:id="240" w:author="Abate Rosa (GICT AI Data F)" w:date="2026-05-12T15:00:00Z" w16du:dateUtc="2026-05-12T13:00:00Z">
              <w:tcPr>
                <w:tcW w:w="582" w:type="pct"/>
                <w:noWrap/>
                <w:vAlign w:val="center"/>
              </w:tcPr>
            </w:tcPrChange>
          </w:tcPr>
          <w:p w14:paraId="6F169F35" w14:textId="2E29CE8D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  <w:r>
              <w:t>Agente IA / Salesforce / Web / Contact Management</w:t>
            </w:r>
          </w:p>
        </w:tc>
      </w:tr>
      <w:tr w:rsidR="00192B77" w:rsidRPr="00211991" w14:paraId="03CB27E1" w14:textId="77777777" w:rsidTr="006B0614">
        <w:trPr>
          <w:trHeight w:val="288"/>
          <w:trPrChange w:id="241" w:author="Abate Rosa (GICT AI Data F)" w:date="2026-05-12T15:00:00Z" w16du:dateUtc="2026-05-12T13:00:00Z">
            <w:trPr>
              <w:trHeight w:val="28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" w:type="pct"/>
            <w:noWrap/>
            <w:vAlign w:val="center"/>
            <w:tcPrChange w:id="242" w:author="Abate Rosa (GICT AI Data F)" w:date="2026-05-12T15:00:00Z" w16du:dateUtc="2026-05-12T13:00:00Z">
              <w:tcPr>
                <w:tcW w:w="207" w:type="pct"/>
                <w:noWrap/>
                <w:vAlign w:val="center"/>
              </w:tcPr>
            </w:tcPrChange>
          </w:tcPr>
          <w:p w14:paraId="358B53E2" w14:textId="327B839C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lastRenderedPageBreak/>
              <w:t>A4</w:t>
            </w:r>
          </w:p>
        </w:tc>
        <w:tc>
          <w:tcPr>
            <w:tcW w:w="427" w:type="pct"/>
            <w:noWrap/>
            <w:vAlign w:val="center"/>
            <w:tcPrChange w:id="243" w:author="Abate Rosa (GICT AI Data F)" w:date="2026-05-12T15:00:00Z" w16du:dateUtc="2026-05-12T13:00:00Z">
              <w:tcPr>
                <w:tcW w:w="534" w:type="pct"/>
                <w:noWrap/>
                <w:vAlign w:val="center"/>
              </w:tcPr>
            </w:tcPrChange>
          </w:tcPr>
          <w:p w14:paraId="3D1DDC2B" w14:textId="0BE02F19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Agente IA (connettori paralleli)</w:t>
            </w:r>
          </w:p>
        </w:tc>
        <w:tc>
          <w:tcPr>
            <w:tcW w:w="1664" w:type="pct"/>
            <w:noWrap/>
            <w:vAlign w:val="center"/>
            <w:tcPrChange w:id="244" w:author="Abate Rosa (GICT AI Data F)" w:date="2026-05-12T15:00:00Z" w16du:dateUtc="2026-05-12T13:00:00Z">
              <w:tcPr>
                <w:tcW w:w="2073" w:type="pct"/>
                <w:noWrap/>
                <w:vAlign w:val="center"/>
              </w:tcPr>
            </w:tcPrChange>
          </w:tcPr>
          <w:p w14:paraId="3D943A02" w14:textId="5293D1B0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Recupero automatico contesto tecnico: GIS (zona, affezioni), SCADA (incidenza attiva), WART (storico OT), GESI, FARE, GEMAS, PVISION, EXABEAT, PUC, JASPER in parallelo</w:t>
            </w:r>
          </w:p>
        </w:tc>
        <w:tc>
          <w:tcPr>
            <w:tcW w:w="2037" w:type="pct"/>
            <w:noWrap/>
            <w:vAlign w:val="center"/>
            <w:tcPrChange w:id="245" w:author="Abate Rosa (GICT AI Data F)" w:date="2026-05-12T15:00:00Z" w16du:dateUtc="2026-05-12T13:00:00Z">
              <w:tcPr>
                <w:tcW w:w="1605" w:type="pct"/>
                <w:noWrap/>
                <w:vAlign w:val="center"/>
              </w:tcPr>
            </w:tcPrChange>
          </w:tcPr>
          <w:p w14:paraId="7A823724" w14:textId="10E5950D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IA: Recupero e arricchimento automatico del fascicolo in &lt;2 min. HITL: nessuno</w:t>
            </w:r>
          </w:p>
        </w:tc>
        <w:tc>
          <w:tcPr>
            <w:tcW w:w="717" w:type="pct"/>
            <w:noWrap/>
            <w:vAlign w:val="center"/>
            <w:tcPrChange w:id="246" w:author="Abate Rosa (GICT AI Data F)" w:date="2026-05-12T15:00:00Z" w16du:dateUtc="2026-05-12T13:00:00Z">
              <w:tcPr>
                <w:tcW w:w="582" w:type="pct"/>
                <w:noWrap/>
                <w:vAlign w:val="center"/>
              </w:tcPr>
            </w:tcPrChange>
          </w:tcPr>
          <w:p w14:paraId="708A46CD" w14:textId="231C5495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  <w:r w:rsidRPr="009D6180">
              <w:rPr>
                <w:lang w:val="en-US"/>
              </w:rPr>
              <w:t>GIS / SCADA / WART / GESI / FARE / GEMAS / PVISION / EXABEAT / PUC</w:t>
            </w:r>
          </w:p>
        </w:tc>
      </w:tr>
      <w:tr w:rsidR="00192B77" w:rsidRPr="00387083" w14:paraId="064FEC96" w14:textId="77777777" w:rsidTr="006B0614">
        <w:trPr>
          <w:trHeight w:val="288"/>
          <w:trPrChange w:id="247" w:author="Abate Rosa (GICT AI Data F)" w:date="2026-05-12T15:00:00Z" w16du:dateUtc="2026-05-12T13:00:00Z">
            <w:trPr>
              <w:trHeight w:val="28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" w:type="pct"/>
            <w:noWrap/>
            <w:vAlign w:val="center"/>
            <w:tcPrChange w:id="248" w:author="Abate Rosa (GICT AI Data F)" w:date="2026-05-12T15:00:00Z" w16du:dateUtc="2026-05-12T13:00:00Z">
              <w:tcPr>
                <w:tcW w:w="207" w:type="pct"/>
                <w:noWrap/>
                <w:vAlign w:val="center"/>
              </w:tcPr>
            </w:tcPrChange>
          </w:tcPr>
          <w:p w14:paraId="75F00E68" w14:textId="0B9AD2D4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A5</w:t>
            </w:r>
          </w:p>
        </w:tc>
        <w:tc>
          <w:tcPr>
            <w:tcW w:w="427" w:type="pct"/>
            <w:noWrap/>
            <w:vAlign w:val="center"/>
            <w:tcPrChange w:id="249" w:author="Abate Rosa (GICT AI Data F)" w:date="2026-05-12T15:00:00Z" w16du:dateUtc="2026-05-12T13:00:00Z">
              <w:tcPr>
                <w:tcW w:w="534" w:type="pct"/>
                <w:noWrap/>
                <w:vAlign w:val="center"/>
              </w:tcPr>
            </w:tcPrChange>
          </w:tcPr>
          <w:p w14:paraId="15659BBA" w14:textId="3EF301DA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Agente IA (Modulo Raggruppamento)</w:t>
            </w:r>
          </w:p>
        </w:tc>
        <w:tc>
          <w:tcPr>
            <w:tcW w:w="1664" w:type="pct"/>
            <w:noWrap/>
            <w:vAlign w:val="center"/>
            <w:tcPrChange w:id="250" w:author="Abate Rosa (GICT AI Data F)" w:date="2026-05-12T15:00:00Z" w16du:dateUtc="2026-05-12T13:00:00Z">
              <w:tcPr>
                <w:tcW w:w="2073" w:type="pct"/>
                <w:noWrap/>
                <w:vAlign w:val="center"/>
              </w:tcPr>
            </w:tcPrChange>
          </w:tcPr>
          <w:p w14:paraId="6BCFDC5A" w14:textId="4EBD1551" w:rsidR="00BA096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1" w:author="Abate Rosa (GICT AI Data F)" w:date="2026-05-12T12:04:00Z" w16du:dateUtc="2026-05-12T10:04:00Z"/>
              </w:rPr>
            </w:pPr>
            <w:r>
              <w:t xml:space="preserve">Rilevamento </w:t>
            </w:r>
            <w:ins w:id="252" w:author="Abate Rosa (GICT AI Data F)" w:date="2026-05-12T12:04:00Z" w16du:dateUtc="2026-05-12T10:04:00Z">
              <w:r w:rsidR="00192B77">
                <w:t>r</w:t>
              </w:r>
            </w:ins>
            <w:r>
              <w:t xml:space="preserve">aggruppamento: </w:t>
            </w:r>
            <w:ins w:id="253" w:author="Abate Rosa (GICT AI Data F)" w:date="2026-05-12T12:04:00Z" w16du:dateUtc="2026-05-12T10:04:00Z">
              <w:r w:rsidR="00BA0961">
                <w:t>I</w:t>
              </w:r>
            </w:ins>
            <w:del w:id="254" w:author="Abate Rosa (GICT AI Data F)" w:date="2026-05-12T12:04:00Z" w16du:dateUtc="2026-05-12T10:04:00Z">
              <w:r w:rsidDel="00BA0961">
                <w:delText>i</w:delText>
              </w:r>
            </w:del>
            <w:r>
              <w:t>ncidenza massiva?</w:t>
            </w:r>
          </w:p>
          <w:p w14:paraId="7613F06E" w14:textId="78E45CFA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 xml:space="preserve"> Clustering geospaziale per zona e correlazione temporale</w:t>
            </w:r>
          </w:p>
        </w:tc>
        <w:tc>
          <w:tcPr>
            <w:tcW w:w="2037" w:type="pct"/>
            <w:noWrap/>
            <w:vAlign w:val="center"/>
            <w:tcPrChange w:id="255" w:author="Abate Rosa (GICT AI Data F)" w:date="2026-05-12T15:00:00Z" w16du:dateUtc="2026-05-12T13:00:00Z">
              <w:tcPr>
                <w:tcW w:w="1605" w:type="pct"/>
                <w:noWrap/>
                <w:vAlign w:val="center"/>
              </w:tcPr>
            </w:tcPrChange>
          </w:tcPr>
          <w:p w14:paraId="75FB9F33" w14:textId="67F53BFE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IA: Clustering geospaziale automatico. HITL: Supervisore valida raggruppamenti con &gt;50 interessati</w:t>
            </w:r>
          </w:p>
        </w:tc>
        <w:tc>
          <w:tcPr>
            <w:tcW w:w="717" w:type="pct"/>
            <w:noWrap/>
            <w:vAlign w:val="center"/>
            <w:tcPrChange w:id="256" w:author="Abate Rosa (GICT AI Data F)" w:date="2026-05-12T15:00:00Z" w16du:dateUtc="2026-05-12T13:00:00Z">
              <w:tcPr>
                <w:tcW w:w="582" w:type="pct"/>
                <w:noWrap/>
                <w:vAlign w:val="center"/>
              </w:tcPr>
            </w:tcPrChange>
          </w:tcPr>
          <w:p w14:paraId="51174F74" w14:textId="4774D3FC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  <w:r>
              <w:t>Agente IA (Modulo Raggruppamento GIS)</w:t>
            </w:r>
          </w:p>
        </w:tc>
      </w:tr>
      <w:tr w:rsidR="00192B77" w:rsidRPr="00387083" w14:paraId="3994A0C6" w14:textId="77777777" w:rsidTr="006B0614">
        <w:trPr>
          <w:trHeight w:val="288"/>
          <w:trPrChange w:id="257" w:author="Abate Rosa (GICT AI Data F)" w:date="2026-05-12T15:00:00Z" w16du:dateUtc="2026-05-12T13:00:00Z">
            <w:trPr>
              <w:trHeight w:val="28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" w:type="pct"/>
            <w:noWrap/>
            <w:vAlign w:val="center"/>
            <w:tcPrChange w:id="258" w:author="Abate Rosa (GICT AI Data F)" w:date="2026-05-12T15:00:00Z" w16du:dateUtc="2026-05-12T13:00:00Z">
              <w:tcPr>
                <w:tcW w:w="207" w:type="pct"/>
                <w:noWrap/>
                <w:vAlign w:val="center"/>
              </w:tcPr>
            </w:tcPrChange>
          </w:tcPr>
          <w:p w14:paraId="059C49D2" w14:textId="5BC4C554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A6</w:t>
            </w:r>
          </w:p>
        </w:tc>
        <w:tc>
          <w:tcPr>
            <w:tcW w:w="427" w:type="pct"/>
            <w:noWrap/>
            <w:vAlign w:val="center"/>
            <w:tcPrChange w:id="259" w:author="Abate Rosa (GICT AI Data F)" w:date="2026-05-12T15:00:00Z" w16du:dateUtc="2026-05-12T13:00:00Z">
              <w:tcPr>
                <w:tcW w:w="534" w:type="pct"/>
                <w:noWrap/>
                <w:vAlign w:val="center"/>
              </w:tcPr>
            </w:tcPrChange>
          </w:tcPr>
          <w:p w14:paraId="57C8AAF4" w14:textId="46CDAF24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Motore Routing Parametrico</w:t>
            </w:r>
          </w:p>
        </w:tc>
        <w:tc>
          <w:tcPr>
            <w:tcW w:w="1664" w:type="pct"/>
            <w:noWrap/>
            <w:vAlign w:val="center"/>
            <w:tcPrChange w:id="260" w:author="Abate Rosa (GICT AI Data F)" w:date="2026-05-12T15:00:00Z" w16du:dateUtc="2026-05-12T13:00:00Z">
              <w:tcPr>
                <w:tcW w:w="2073" w:type="pct"/>
                <w:noWrap/>
                <w:vAlign w:val="center"/>
              </w:tcPr>
            </w:tcPrChange>
          </w:tcPr>
          <w:p w14:paraId="48532CE8" w14:textId="2CB2149E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Routing parametrico a 1 degli 8 percorsi (sotto-tipo + contesto tecnico + parametri configur.). Calcolo SLA applicabile. Assegnazione unità operativa ricevente con contesto completo</w:t>
            </w:r>
          </w:p>
        </w:tc>
        <w:tc>
          <w:tcPr>
            <w:tcW w:w="2037" w:type="pct"/>
            <w:noWrap/>
            <w:vAlign w:val="center"/>
            <w:tcPrChange w:id="261" w:author="Abate Rosa (GICT AI Data F)" w:date="2026-05-12T15:00:00Z" w16du:dateUtc="2026-05-12T13:00:00Z">
              <w:tcPr>
                <w:tcW w:w="1605" w:type="pct"/>
                <w:noWrap/>
                <w:vAlign w:val="center"/>
              </w:tcPr>
            </w:tcPrChange>
          </w:tcPr>
          <w:p w14:paraId="39EE95A0" w14:textId="2B31B323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>
              <w:t>IA: Selezione automatica percorso ottimale. HITL: Override manuale disponibile per supervisori</w:t>
            </w:r>
          </w:p>
        </w:tc>
        <w:tc>
          <w:tcPr>
            <w:tcW w:w="717" w:type="pct"/>
            <w:noWrap/>
            <w:vAlign w:val="center"/>
            <w:tcPrChange w:id="262" w:author="Abate Rosa (GICT AI Data F)" w:date="2026-05-12T15:00:00Z" w16du:dateUtc="2026-05-12T13:00:00Z">
              <w:tcPr>
                <w:tcW w:w="582" w:type="pct"/>
                <w:noWrap/>
                <w:vAlign w:val="center"/>
              </w:tcPr>
            </w:tcPrChange>
          </w:tcPr>
          <w:p w14:paraId="10EEF0B2" w14:textId="4D96BF32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  <w:r>
              <w:t>Motore Routing Parametrico / SAP CRM</w:t>
            </w:r>
          </w:p>
        </w:tc>
      </w:tr>
    </w:tbl>
    <w:p w14:paraId="0AB73177" w14:textId="3E720B2C" w:rsidR="00280A03" w:rsidRPr="009D6180" w:rsidRDefault="00280A03" w:rsidP="00280A03">
      <w:pPr>
        <w:rPr>
          <w:b/>
          <w:bCs/>
        </w:rPr>
      </w:pPr>
      <w:r w:rsidRPr="009D6180">
        <w:rPr>
          <w:b/>
          <w:bCs/>
        </w:rPr>
        <w:t xml:space="preserve">TO-BE </w:t>
      </w:r>
      <w:proofErr w:type="spellStart"/>
      <w:r w:rsidRPr="009D6180">
        <w:rPr>
          <w:b/>
          <w:bCs/>
        </w:rPr>
        <w:t>Sequence</w:t>
      </w:r>
      <w:proofErr w:type="spellEnd"/>
      <w:r w:rsidRPr="009D6180">
        <w:rPr>
          <w:b/>
          <w:bCs/>
        </w:rPr>
        <w:t xml:space="preserve"> (parte 2) — Gestione Operativa per Dominio e Arricchimento AI-First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  <w:tblPrChange w:id="263" w:author="Abate Rosa (GICT AI Data F)" w:date="2026-05-12T12:04:00Z" w16du:dateUtc="2026-05-12T10:04:00Z">
          <w:tblPr>
            <w:tblStyle w:val="Tabellagriglia1chiara-colore1"/>
            <w:tblW w:w="5000" w:type="pct"/>
            <w:tblLook w:val="04A0" w:firstRow="1" w:lastRow="0" w:firstColumn="1" w:lastColumn="0" w:noHBand="0" w:noVBand="1"/>
          </w:tblPr>
        </w:tblPrChange>
      </w:tblPr>
      <w:tblGrid>
        <w:gridCol w:w="337"/>
        <w:gridCol w:w="936"/>
        <w:gridCol w:w="4250"/>
        <w:gridCol w:w="2850"/>
        <w:gridCol w:w="1255"/>
        <w:tblGridChange w:id="264">
          <w:tblGrid>
            <w:gridCol w:w="337"/>
            <w:gridCol w:w="936"/>
            <w:gridCol w:w="4250"/>
            <w:gridCol w:w="2850"/>
            <w:gridCol w:w="1255"/>
          </w:tblGrid>
        </w:tblGridChange>
      </w:tblGrid>
      <w:tr w:rsidR="00015F90" w:rsidRPr="00607122" w14:paraId="2A7E6318" w14:textId="77777777" w:rsidTr="00BA0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  <w:trPrChange w:id="265" w:author="Abate Rosa (GICT AI Data F)" w:date="2026-05-12T12:04:00Z" w16du:dateUtc="2026-05-12T10:04:00Z">
            <w:trPr>
              <w:trHeight w:val="29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" w:type="pct"/>
            <w:noWrap/>
            <w:vAlign w:val="center"/>
            <w:hideMark/>
            <w:tcPrChange w:id="266" w:author="Abate Rosa (GICT AI Data F)" w:date="2026-05-12T12:04:00Z" w16du:dateUtc="2026-05-12T10:04:00Z">
              <w:tcPr>
                <w:tcW w:w="350" w:type="pct"/>
                <w:noWrap/>
                <w:vAlign w:val="center"/>
                <w:hideMark/>
              </w:tcPr>
            </w:tcPrChange>
          </w:tcPr>
          <w:p w14:paraId="0190212D" w14:textId="7E4C0DE5" w:rsidR="00015F90" w:rsidRPr="00015F90" w:rsidRDefault="00015F90" w:rsidP="00015F90">
            <w:pPr>
              <w:spacing w:before="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Step</w:t>
            </w:r>
          </w:p>
        </w:tc>
        <w:tc>
          <w:tcPr>
            <w:tcW w:w="559" w:type="pct"/>
            <w:noWrap/>
            <w:vAlign w:val="center"/>
            <w:hideMark/>
            <w:tcPrChange w:id="267" w:author="Abate Rosa (GICT AI Data F)" w:date="2026-05-12T12:04:00Z" w16du:dateUtc="2026-05-12T10:04:00Z">
              <w:tcPr>
                <w:tcW w:w="1596" w:type="pct"/>
                <w:noWrap/>
                <w:vAlign w:val="center"/>
                <w:hideMark/>
              </w:tcPr>
            </w:tcPrChange>
          </w:tcPr>
          <w:p w14:paraId="11556EE7" w14:textId="042B903C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Attore</w:t>
            </w:r>
          </w:p>
        </w:tc>
        <w:tc>
          <w:tcPr>
            <w:tcW w:w="2134" w:type="pct"/>
            <w:noWrap/>
            <w:vAlign w:val="center"/>
            <w:hideMark/>
            <w:tcPrChange w:id="268" w:author="Abate Rosa (GICT AI Data F)" w:date="2026-05-12T12:04:00Z" w16du:dateUtc="2026-05-12T10:04:00Z">
              <w:tcPr>
                <w:tcW w:w="478" w:type="pct"/>
                <w:noWrap/>
                <w:vAlign w:val="center"/>
                <w:hideMark/>
              </w:tcPr>
            </w:tcPrChange>
          </w:tcPr>
          <w:p w14:paraId="158C4633" w14:textId="09D6CB33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Attività</w:t>
            </w:r>
          </w:p>
        </w:tc>
        <w:tc>
          <w:tcPr>
            <w:tcW w:w="1480" w:type="pct"/>
            <w:noWrap/>
            <w:vAlign w:val="center"/>
            <w:hideMark/>
            <w:tcPrChange w:id="269" w:author="Abate Rosa (GICT AI Data F)" w:date="2026-05-12T12:04:00Z" w16du:dateUtc="2026-05-12T10:04:00Z">
              <w:tcPr>
                <w:tcW w:w="1243" w:type="pct"/>
                <w:noWrap/>
                <w:vAlign w:val="center"/>
                <w:hideMark/>
              </w:tcPr>
            </w:tcPrChange>
          </w:tcPr>
          <w:p w14:paraId="416DCCEF" w14:textId="3A612363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652" w:type="pct"/>
            <w:noWrap/>
            <w:vAlign w:val="center"/>
            <w:hideMark/>
            <w:tcPrChange w:id="270" w:author="Abate Rosa (GICT AI Data F)" w:date="2026-05-12T12:04:00Z" w16du:dateUtc="2026-05-12T10:04:00Z">
              <w:tcPr>
                <w:tcW w:w="1333" w:type="pct"/>
                <w:noWrap/>
                <w:vAlign w:val="center"/>
                <w:hideMark/>
              </w:tcPr>
            </w:tcPrChange>
          </w:tcPr>
          <w:p w14:paraId="2C5BCA13" w14:textId="3A415F28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Sistemi</w:t>
            </w:r>
          </w:p>
        </w:tc>
      </w:tr>
      <w:tr w:rsidR="00015F90" w:rsidRPr="00607122" w14:paraId="2F41885C" w14:textId="77777777" w:rsidTr="00BA0961">
        <w:trPr>
          <w:trHeight w:val="298"/>
          <w:trPrChange w:id="271" w:author="Abate Rosa (GICT AI Data F)" w:date="2026-05-12T12:04:00Z" w16du:dateUtc="2026-05-12T10:04:00Z">
            <w:trPr>
              <w:trHeight w:val="29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" w:type="pct"/>
            <w:noWrap/>
            <w:vAlign w:val="center"/>
            <w:tcPrChange w:id="272" w:author="Abate Rosa (GICT AI Data F)" w:date="2026-05-12T12:04:00Z" w16du:dateUtc="2026-05-12T10:04:00Z">
              <w:tcPr>
                <w:tcW w:w="350" w:type="pct"/>
                <w:noWrap/>
                <w:vAlign w:val="center"/>
              </w:tcPr>
            </w:tcPrChange>
          </w:tcPr>
          <w:p w14:paraId="4DAC54E1" w14:textId="3258F748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B1</w:t>
            </w:r>
          </w:p>
        </w:tc>
        <w:tc>
          <w:tcPr>
            <w:tcW w:w="559" w:type="pct"/>
            <w:noWrap/>
            <w:vAlign w:val="center"/>
            <w:tcPrChange w:id="273" w:author="Abate Rosa (GICT AI Data F)" w:date="2026-05-12T12:04:00Z" w16du:dateUtc="2026-05-12T10:04:00Z">
              <w:tcPr>
                <w:tcW w:w="1596" w:type="pct"/>
                <w:noWrap/>
                <w:vAlign w:val="center"/>
              </w:tcPr>
            </w:tcPrChange>
          </w:tcPr>
          <w:p w14:paraId="67410850" w14:textId="1DCBE690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Gestore Dominio</w:t>
            </w:r>
          </w:p>
        </w:tc>
        <w:tc>
          <w:tcPr>
            <w:tcW w:w="2134" w:type="pct"/>
            <w:noWrap/>
            <w:vAlign w:val="center"/>
            <w:tcPrChange w:id="274" w:author="Abate Rosa (GICT AI Data F)" w:date="2026-05-12T12:04:00Z" w16du:dateUtc="2026-05-12T10:04:00Z">
              <w:tcPr>
                <w:tcW w:w="478" w:type="pct"/>
                <w:noWrap/>
                <w:vAlign w:val="center"/>
              </w:tcPr>
            </w:tcPrChange>
          </w:tcPr>
          <w:p w14:paraId="44E8D754" w14:textId="43A14B20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Ricezione fascicolo arricchito dal dominio competente (Rete / Contatori / Contratti / Interruzioni) con tutto il contesto tecnico disponibile</w:t>
            </w:r>
          </w:p>
        </w:tc>
        <w:tc>
          <w:tcPr>
            <w:tcW w:w="1480" w:type="pct"/>
            <w:noWrap/>
            <w:vAlign w:val="center"/>
            <w:tcPrChange w:id="275" w:author="Abate Rosa (GICT AI Data F)" w:date="2026-05-12T12:04:00Z" w16du:dateUtc="2026-05-12T10:04:00Z">
              <w:tcPr>
                <w:tcW w:w="1243" w:type="pct"/>
                <w:noWrap/>
                <w:vAlign w:val="center"/>
              </w:tcPr>
            </w:tcPrChange>
          </w:tcPr>
          <w:p w14:paraId="33998B6E" w14:textId="09775FC2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Il gestore riceve il fascicolo pre-analizzato. HITL: Gestore rivede e conferma il contesto</w:t>
            </w:r>
          </w:p>
        </w:tc>
        <w:tc>
          <w:tcPr>
            <w:tcW w:w="652" w:type="pct"/>
            <w:noWrap/>
            <w:vAlign w:val="center"/>
            <w:tcPrChange w:id="276" w:author="Abate Rosa (GICT AI Data F)" w:date="2026-05-12T12:04:00Z" w16du:dateUtc="2026-05-12T10:04:00Z">
              <w:tcPr>
                <w:tcW w:w="1333" w:type="pct"/>
                <w:noWrap/>
                <w:vAlign w:val="center"/>
              </w:tcPr>
            </w:tcPrChange>
          </w:tcPr>
          <w:p w14:paraId="2486D39A" w14:textId="26D30BC6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Salesforce / SAP CRM</w:t>
            </w:r>
          </w:p>
        </w:tc>
      </w:tr>
      <w:tr w:rsidR="00015F90" w:rsidRPr="00211991" w14:paraId="26F3E05E" w14:textId="77777777" w:rsidTr="00BA0961">
        <w:trPr>
          <w:trHeight w:val="298"/>
          <w:trPrChange w:id="277" w:author="Abate Rosa (GICT AI Data F)" w:date="2026-05-12T12:04:00Z" w16du:dateUtc="2026-05-12T10:04:00Z">
            <w:trPr>
              <w:trHeight w:val="29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" w:type="pct"/>
            <w:noWrap/>
            <w:vAlign w:val="center"/>
            <w:tcPrChange w:id="278" w:author="Abate Rosa (GICT AI Data F)" w:date="2026-05-12T12:04:00Z" w16du:dateUtc="2026-05-12T10:04:00Z">
              <w:tcPr>
                <w:tcW w:w="350" w:type="pct"/>
                <w:noWrap/>
                <w:vAlign w:val="center"/>
              </w:tcPr>
            </w:tcPrChange>
          </w:tcPr>
          <w:p w14:paraId="00190F29" w14:textId="3A77EC10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B2</w:t>
            </w:r>
          </w:p>
        </w:tc>
        <w:tc>
          <w:tcPr>
            <w:tcW w:w="559" w:type="pct"/>
            <w:noWrap/>
            <w:vAlign w:val="center"/>
            <w:tcPrChange w:id="279" w:author="Abate Rosa (GICT AI Data F)" w:date="2026-05-12T12:04:00Z" w16du:dateUtc="2026-05-12T10:04:00Z">
              <w:tcPr>
                <w:tcW w:w="1596" w:type="pct"/>
                <w:noWrap/>
                <w:vAlign w:val="center"/>
              </w:tcPr>
            </w:tcPrChange>
          </w:tcPr>
          <w:p w14:paraId="5C675449" w14:textId="19F72CA1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  <w:r>
              <w:t>Agente IA / Gestore</w:t>
            </w:r>
          </w:p>
        </w:tc>
        <w:tc>
          <w:tcPr>
            <w:tcW w:w="2134" w:type="pct"/>
            <w:noWrap/>
            <w:vAlign w:val="center"/>
            <w:tcPrChange w:id="280" w:author="Abate Rosa (GICT AI Data F)" w:date="2026-05-12T12:04:00Z" w16du:dateUtc="2026-05-12T10:04:00Z">
              <w:tcPr>
                <w:tcW w:w="478" w:type="pct"/>
                <w:noWrap/>
                <w:vAlign w:val="center"/>
              </w:tcPr>
            </w:tcPrChange>
          </w:tcPr>
          <w:p w14:paraId="03195DCD" w14:textId="28AD432F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Applicazione logica di flusso specifica del dominio secondo sotto-tipo (OT in WART, verifica SAP IS-U, revisione PUC, gestione RECORE per interruzioni, ecc.)</w:t>
            </w:r>
          </w:p>
        </w:tc>
        <w:tc>
          <w:tcPr>
            <w:tcW w:w="1480" w:type="pct"/>
            <w:noWrap/>
            <w:vAlign w:val="center"/>
            <w:tcPrChange w:id="281" w:author="Abate Rosa (GICT AI Data F)" w:date="2026-05-12T12:04:00Z" w16du:dateUtc="2026-05-12T10:04:00Z">
              <w:tcPr>
                <w:tcW w:w="1243" w:type="pct"/>
                <w:noWrap/>
                <w:vAlign w:val="center"/>
              </w:tcPr>
            </w:tcPrChange>
          </w:tcPr>
          <w:p w14:paraId="7F302416" w14:textId="74136F99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Proposta azioni automatiche per sotto-tipo. HITL: Gestore approva o modifica le azioni proposte</w:t>
            </w:r>
          </w:p>
        </w:tc>
        <w:tc>
          <w:tcPr>
            <w:tcW w:w="652" w:type="pct"/>
            <w:noWrap/>
            <w:vAlign w:val="center"/>
            <w:tcPrChange w:id="282" w:author="Abate Rosa (GICT AI Data F)" w:date="2026-05-12T12:04:00Z" w16du:dateUtc="2026-05-12T10:04:00Z">
              <w:tcPr>
                <w:tcW w:w="1333" w:type="pct"/>
                <w:noWrap/>
                <w:vAlign w:val="center"/>
              </w:tcPr>
            </w:tcPrChange>
          </w:tcPr>
          <w:p w14:paraId="74E55D0C" w14:textId="1A135E40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  <w:r w:rsidRPr="009D6180">
              <w:rPr>
                <w:lang w:val="en-US"/>
              </w:rPr>
              <w:t>WART / SAP IS-U / PUC / SCADA / RECORE</w:t>
            </w:r>
          </w:p>
        </w:tc>
      </w:tr>
      <w:tr w:rsidR="00015F90" w:rsidRPr="00607122" w14:paraId="543A62D5" w14:textId="77777777" w:rsidTr="00BA0961">
        <w:trPr>
          <w:trHeight w:val="311"/>
          <w:trPrChange w:id="283" w:author="Abate Rosa (GICT AI Data F)" w:date="2026-05-12T12:04:00Z" w16du:dateUtc="2026-05-12T10:04:00Z">
            <w:trPr>
              <w:trHeight w:val="311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" w:type="pct"/>
            <w:noWrap/>
            <w:vAlign w:val="center"/>
            <w:tcPrChange w:id="284" w:author="Abate Rosa (GICT AI Data F)" w:date="2026-05-12T12:04:00Z" w16du:dateUtc="2026-05-12T10:04:00Z">
              <w:tcPr>
                <w:tcW w:w="350" w:type="pct"/>
                <w:noWrap/>
                <w:vAlign w:val="center"/>
              </w:tcPr>
            </w:tcPrChange>
          </w:tcPr>
          <w:p w14:paraId="74F33828" w14:textId="19AEE297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B3</w:t>
            </w:r>
          </w:p>
        </w:tc>
        <w:tc>
          <w:tcPr>
            <w:tcW w:w="559" w:type="pct"/>
            <w:noWrap/>
            <w:vAlign w:val="center"/>
            <w:tcPrChange w:id="285" w:author="Abate Rosa (GICT AI Data F)" w:date="2026-05-12T12:04:00Z" w16du:dateUtc="2026-05-12T10:04:00Z">
              <w:tcPr>
                <w:tcW w:w="1596" w:type="pct"/>
                <w:noWrap/>
                <w:vAlign w:val="center"/>
              </w:tcPr>
            </w:tcPrChange>
          </w:tcPr>
          <w:p w14:paraId="31BE57B5" w14:textId="68CCF3B9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AI Field Mapper + Correlatore</w:t>
            </w:r>
          </w:p>
        </w:tc>
        <w:tc>
          <w:tcPr>
            <w:tcW w:w="2134" w:type="pct"/>
            <w:noWrap/>
            <w:vAlign w:val="center"/>
            <w:tcPrChange w:id="286" w:author="Abate Rosa (GICT AI Data F)" w:date="2026-05-12T12:04:00Z" w16du:dateUtc="2026-05-12T10:04:00Z">
              <w:tcPr>
                <w:tcW w:w="478" w:type="pct"/>
                <w:noWrap/>
                <w:vAlign w:val="center"/>
              </w:tcPr>
            </w:tcPrChange>
          </w:tcPr>
          <w:p w14:paraId="6E379A49" w14:textId="665BBF76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Mappatura automatica dati a campi obbligatori BO per sotto-tipo. Rilevamento correlazioni, duplicati e reiterazioni con fascicoli esistenti</w:t>
            </w:r>
          </w:p>
        </w:tc>
        <w:tc>
          <w:tcPr>
            <w:tcW w:w="1480" w:type="pct"/>
            <w:noWrap/>
            <w:vAlign w:val="center"/>
            <w:tcPrChange w:id="287" w:author="Abate Rosa (GICT AI Data F)" w:date="2026-05-12T12:04:00Z" w16du:dateUtc="2026-05-12T10:04:00Z">
              <w:tcPr>
                <w:tcW w:w="1243" w:type="pct"/>
                <w:noWrap/>
                <w:vAlign w:val="center"/>
              </w:tcPr>
            </w:tcPrChange>
          </w:tcPr>
          <w:p w14:paraId="6626D30F" w14:textId="37DE4DCF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Automatico. HITL: Supervisore valida correlazioni &gt;50 interessati</w:t>
            </w:r>
          </w:p>
        </w:tc>
        <w:tc>
          <w:tcPr>
            <w:tcW w:w="652" w:type="pct"/>
            <w:noWrap/>
            <w:vAlign w:val="center"/>
            <w:tcPrChange w:id="288" w:author="Abate Rosa (GICT AI Data F)" w:date="2026-05-12T12:04:00Z" w16du:dateUtc="2026-05-12T10:04:00Z">
              <w:tcPr>
                <w:tcW w:w="1333" w:type="pct"/>
                <w:noWrap/>
                <w:vAlign w:val="center"/>
              </w:tcPr>
            </w:tcPrChange>
          </w:tcPr>
          <w:p w14:paraId="7A7BE00E" w14:textId="25A7F7E8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Salesforce / Agente IA</w:t>
            </w:r>
          </w:p>
        </w:tc>
      </w:tr>
      <w:tr w:rsidR="00015F90" w:rsidRPr="00607122" w14:paraId="15310535" w14:textId="77777777" w:rsidTr="00BA0961">
        <w:trPr>
          <w:trHeight w:val="311"/>
          <w:trPrChange w:id="289" w:author="Abate Rosa (GICT AI Data F)" w:date="2026-05-12T12:04:00Z" w16du:dateUtc="2026-05-12T10:04:00Z">
            <w:trPr>
              <w:trHeight w:val="311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" w:type="pct"/>
            <w:noWrap/>
            <w:vAlign w:val="center"/>
            <w:tcPrChange w:id="290" w:author="Abate Rosa (GICT AI Data F)" w:date="2026-05-12T12:04:00Z" w16du:dateUtc="2026-05-12T10:04:00Z">
              <w:tcPr>
                <w:tcW w:w="350" w:type="pct"/>
                <w:noWrap/>
                <w:vAlign w:val="center"/>
              </w:tcPr>
            </w:tcPrChange>
          </w:tcPr>
          <w:p w14:paraId="0179FFC4" w14:textId="0A0E6D74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B4</w:t>
            </w:r>
          </w:p>
        </w:tc>
        <w:tc>
          <w:tcPr>
            <w:tcW w:w="559" w:type="pct"/>
            <w:noWrap/>
            <w:vAlign w:val="center"/>
            <w:tcPrChange w:id="291" w:author="Abate Rosa (GICT AI Data F)" w:date="2026-05-12T12:04:00Z" w16du:dateUtc="2026-05-12T10:04:00Z">
              <w:tcPr>
                <w:tcW w:w="1596" w:type="pct"/>
                <w:noWrap/>
                <w:vAlign w:val="center"/>
              </w:tcPr>
            </w:tcPrChange>
          </w:tcPr>
          <w:p w14:paraId="4055B1DC" w14:textId="4CEF0E8F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Agente IA → Agente BO</w:t>
            </w:r>
          </w:p>
        </w:tc>
        <w:tc>
          <w:tcPr>
            <w:tcW w:w="2134" w:type="pct"/>
            <w:noWrap/>
            <w:vAlign w:val="center"/>
            <w:tcPrChange w:id="292" w:author="Abate Rosa (GICT AI Data F)" w:date="2026-05-12T12:04:00Z" w16du:dateUtc="2026-05-12T10:04:00Z">
              <w:tcPr>
                <w:tcW w:w="478" w:type="pct"/>
                <w:noWrap/>
                <w:vAlign w:val="center"/>
              </w:tcPr>
            </w:tcPrChange>
          </w:tcPr>
          <w:p w14:paraId="32950C7B" w14:textId="6C5DD839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 xml:space="preserve">Presentazione vista unica diagnostica: controlli spiegati, confidenze, allerte incoerenze, proposta risoluzione ZT </w:t>
            </w:r>
            <w:ins w:id="293" w:author="Abate Rosa (GICT AI Data F)" w:date="2026-05-12T12:49:00Z" w16du:dateUtc="2026-05-12T10:49:00Z">
              <w:r w:rsidR="00F84311">
                <w:t>/</w:t>
              </w:r>
            </w:ins>
            <w:del w:id="294" w:author="Abate Rosa (GICT AI Data F)" w:date="2026-05-12T12:49:00Z" w16du:dateUtc="2026-05-12T10:49:00Z">
              <w:r w:rsidDel="00F84311">
                <w:delText xml:space="preserve">o </w:delText>
              </w:r>
            </w:del>
            <w:r>
              <w:t>NBA</w:t>
            </w:r>
            <w:ins w:id="295" w:author="Abate Rosa (GICT AI Data F)" w:date="2026-05-12T12:49:00Z" w16du:dateUtc="2026-05-12T10:49:00Z">
              <w:r w:rsidR="00F84311">
                <w:t>/UT</w:t>
              </w:r>
            </w:ins>
            <w:r>
              <w:t>, azioni suggerite</w:t>
            </w:r>
          </w:p>
        </w:tc>
        <w:tc>
          <w:tcPr>
            <w:tcW w:w="1480" w:type="pct"/>
            <w:noWrap/>
            <w:vAlign w:val="center"/>
            <w:tcPrChange w:id="296" w:author="Abate Rosa (GICT AI Data F)" w:date="2026-05-12T12:04:00Z" w16du:dateUtc="2026-05-12T10:04:00Z">
              <w:tcPr>
                <w:tcW w:w="1243" w:type="pct"/>
                <w:noWrap/>
                <w:vAlign w:val="center"/>
              </w:tcPr>
            </w:tcPrChange>
          </w:tcPr>
          <w:p w14:paraId="1B0C9B89" w14:textId="1D67C3D5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Sintesi diagnostica con livelli di confidenza. HITL: Agente BO esamina e conferma</w:t>
            </w:r>
          </w:p>
        </w:tc>
        <w:tc>
          <w:tcPr>
            <w:tcW w:w="652" w:type="pct"/>
            <w:noWrap/>
            <w:vAlign w:val="center"/>
            <w:tcPrChange w:id="297" w:author="Abate Rosa (GICT AI Data F)" w:date="2026-05-12T12:04:00Z" w16du:dateUtc="2026-05-12T10:04:00Z">
              <w:tcPr>
                <w:tcW w:w="1333" w:type="pct"/>
                <w:noWrap/>
                <w:vAlign w:val="center"/>
              </w:tcPr>
            </w:tcPrChange>
          </w:tcPr>
          <w:p w14:paraId="4DB789DF" w14:textId="65378149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Salesforce / Dashboard BI</w:t>
            </w:r>
          </w:p>
        </w:tc>
      </w:tr>
      <w:tr w:rsidR="00015F90" w:rsidRPr="00607122" w14:paraId="4F1DCA70" w14:textId="77777777" w:rsidTr="00BA0961">
        <w:trPr>
          <w:trHeight w:val="311"/>
          <w:trPrChange w:id="298" w:author="Abate Rosa (GICT AI Data F)" w:date="2026-05-12T12:04:00Z" w16du:dateUtc="2026-05-12T10:04:00Z">
            <w:trPr>
              <w:trHeight w:val="311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" w:type="pct"/>
            <w:noWrap/>
            <w:vAlign w:val="center"/>
            <w:tcPrChange w:id="299" w:author="Abate Rosa (GICT AI Data F)" w:date="2026-05-12T12:04:00Z" w16du:dateUtc="2026-05-12T10:04:00Z">
              <w:tcPr>
                <w:tcW w:w="350" w:type="pct"/>
                <w:noWrap/>
                <w:vAlign w:val="center"/>
              </w:tcPr>
            </w:tcPrChange>
          </w:tcPr>
          <w:p w14:paraId="1CD994F6" w14:textId="5E51C075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B5</w:t>
            </w:r>
          </w:p>
        </w:tc>
        <w:tc>
          <w:tcPr>
            <w:tcW w:w="559" w:type="pct"/>
            <w:noWrap/>
            <w:vAlign w:val="center"/>
            <w:tcPrChange w:id="300" w:author="Abate Rosa (GICT AI Data F)" w:date="2026-05-12T12:04:00Z" w16du:dateUtc="2026-05-12T10:04:00Z">
              <w:tcPr>
                <w:tcW w:w="1596" w:type="pct"/>
                <w:noWrap/>
                <w:vAlign w:val="center"/>
              </w:tcPr>
            </w:tcPrChange>
          </w:tcPr>
          <w:p w14:paraId="6234610F" w14:textId="155AFABC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Motore Eccezioni</w:t>
            </w:r>
          </w:p>
        </w:tc>
        <w:tc>
          <w:tcPr>
            <w:tcW w:w="2134" w:type="pct"/>
            <w:noWrap/>
            <w:vAlign w:val="center"/>
            <w:tcPrChange w:id="301" w:author="Abate Rosa (GICT AI Data F)" w:date="2026-05-12T12:04:00Z" w16du:dateUtc="2026-05-12T10:04:00Z">
              <w:tcPr>
                <w:tcW w:w="478" w:type="pct"/>
                <w:noWrap/>
                <w:vAlign w:val="center"/>
              </w:tcPr>
            </w:tcPrChange>
          </w:tcPr>
          <w:p w14:paraId="0E7C5611" w14:textId="38865AED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Verifica criterio di chiusura. Se non chiudibile: assegna stato sospensione (SUS-01..06) e genera comunicazione di follow-up. Alerta automatica 48h prima scadenza</w:t>
            </w:r>
          </w:p>
        </w:tc>
        <w:tc>
          <w:tcPr>
            <w:tcW w:w="1480" w:type="pct"/>
            <w:noWrap/>
            <w:vAlign w:val="center"/>
            <w:tcPrChange w:id="302" w:author="Abate Rosa (GICT AI Data F)" w:date="2026-05-12T12:04:00Z" w16du:dateUtc="2026-05-12T10:04:00Z">
              <w:tcPr>
                <w:tcW w:w="1243" w:type="pct"/>
                <w:noWrap/>
                <w:vAlign w:val="center"/>
              </w:tcPr>
            </w:tcPrChange>
          </w:tcPr>
          <w:p w14:paraId="52FE86F1" w14:textId="498CC5A0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Valutazione automatica contro catalogo eccezioni (EXC-01..09). HITL: Supervisore decide per casi limite</w:t>
            </w:r>
          </w:p>
        </w:tc>
        <w:tc>
          <w:tcPr>
            <w:tcW w:w="652" w:type="pct"/>
            <w:noWrap/>
            <w:vAlign w:val="center"/>
            <w:tcPrChange w:id="303" w:author="Abate Rosa (GICT AI Data F)" w:date="2026-05-12T12:04:00Z" w16du:dateUtc="2026-05-12T10:04:00Z">
              <w:tcPr>
                <w:tcW w:w="1333" w:type="pct"/>
                <w:noWrap/>
                <w:vAlign w:val="center"/>
              </w:tcPr>
            </w:tcPrChange>
          </w:tcPr>
          <w:p w14:paraId="098BB14F" w14:textId="6689A506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Motore Eccezioni / Salesforce</w:t>
            </w:r>
          </w:p>
        </w:tc>
      </w:tr>
    </w:tbl>
    <w:p w14:paraId="5EEE794B" w14:textId="77777777" w:rsidR="00CB6F59" w:rsidRDefault="00CB6F59" w:rsidP="00CB6F59"/>
    <w:p w14:paraId="3502B3F2" w14:textId="5777DD90" w:rsidR="0025024B" w:rsidRPr="009D6180" w:rsidRDefault="0025024B" w:rsidP="0025024B">
      <w:pPr>
        <w:rPr>
          <w:b/>
          <w:bCs/>
        </w:rPr>
      </w:pPr>
      <w:r w:rsidRPr="009D6180">
        <w:rPr>
          <w:b/>
          <w:bCs/>
        </w:rPr>
        <w:t>TO-BE Sequence (parte 3) — Risoluzione AI-Assisted, Chiusura e Casi Speciali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74"/>
        <w:gridCol w:w="987"/>
        <w:gridCol w:w="4691"/>
        <w:gridCol w:w="2444"/>
        <w:gridCol w:w="1132"/>
      </w:tblGrid>
      <w:tr w:rsidR="00BE7714" w:rsidRPr="00461F23" w14:paraId="38D6F6DE" w14:textId="77777777" w:rsidTr="00250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  <w:hideMark/>
          </w:tcPr>
          <w:p w14:paraId="65C999CB" w14:textId="08CCFC41" w:rsidR="00BE7714" w:rsidRPr="00461F23" w:rsidRDefault="00BE7714" w:rsidP="00BE7714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Step</w:t>
            </w:r>
          </w:p>
        </w:tc>
        <w:tc>
          <w:tcPr>
            <w:tcW w:w="1537" w:type="pct"/>
            <w:noWrap/>
            <w:vAlign w:val="center"/>
            <w:hideMark/>
          </w:tcPr>
          <w:p w14:paraId="021DDE56" w14:textId="0C3FD2E8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Attore</w:t>
            </w:r>
          </w:p>
        </w:tc>
        <w:tc>
          <w:tcPr>
            <w:tcW w:w="478" w:type="pct"/>
            <w:noWrap/>
            <w:vAlign w:val="center"/>
            <w:hideMark/>
          </w:tcPr>
          <w:p w14:paraId="4EE737B2" w14:textId="72E16E01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Attività</w:t>
            </w:r>
          </w:p>
        </w:tc>
        <w:tc>
          <w:tcPr>
            <w:tcW w:w="1243" w:type="pct"/>
            <w:noWrap/>
            <w:vAlign w:val="center"/>
            <w:hideMark/>
          </w:tcPr>
          <w:p w14:paraId="17509930" w14:textId="1646F27A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1410" w:type="pct"/>
            <w:noWrap/>
            <w:vAlign w:val="center"/>
            <w:hideMark/>
          </w:tcPr>
          <w:p w14:paraId="0A1171AD" w14:textId="7C5CE5A6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Sistemi</w:t>
            </w:r>
          </w:p>
        </w:tc>
      </w:tr>
      <w:tr w:rsidR="0025024B" w:rsidRPr="00211991" w14:paraId="41EEBF46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29C97226" w14:textId="2311F535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lastRenderedPageBreak/>
              <w:t>C1-ZT</w:t>
            </w:r>
          </w:p>
        </w:tc>
        <w:tc>
          <w:tcPr>
            <w:tcW w:w="1537" w:type="pct"/>
            <w:noWrap/>
            <w:vAlign w:val="center"/>
          </w:tcPr>
          <w:p w14:paraId="302CEAEE" w14:textId="464368A2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Agente IA → Agente BO</w:t>
            </w:r>
          </w:p>
        </w:tc>
        <w:tc>
          <w:tcPr>
            <w:tcW w:w="478" w:type="pct"/>
            <w:noWrap/>
            <w:vAlign w:val="center"/>
          </w:tcPr>
          <w:p w14:paraId="463D7F1B" w14:textId="1347972C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Motore decisione suggerisce Zero-Time</w:t>
            </w:r>
            <w:ins w:id="304" w:author="Abate Rosa (GICT AI Data F)" w:date="2026-05-12T12:50:00Z" w16du:dateUtc="2026-05-12T10:50:00Z">
              <w:r w:rsidR="00935A7F">
                <w:t xml:space="preserve"> o Uno-Time</w:t>
              </w:r>
            </w:ins>
            <w:r>
              <w:t>. Language QA Service genera commento di chiusura in linguaggio chiaro, lingua corretta e compliance template. Agente BO conferma in 1-click</w:t>
            </w:r>
          </w:p>
        </w:tc>
        <w:tc>
          <w:tcPr>
            <w:tcW w:w="1243" w:type="pct"/>
            <w:noWrap/>
            <w:vAlign w:val="center"/>
          </w:tcPr>
          <w:p w14:paraId="4042160F" w14:textId="23E8A56A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Proposta ZT + QA linguistico (lingua, ortografia, plain language). HITL: Conferma umana obbligatoria</w:t>
            </w:r>
          </w:p>
        </w:tc>
        <w:tc>
          <w:tcPr>
            <w:tcW w:w="1410" w:type="pct"/>
            <w:noWrap/>
            <w:vAlign w:val="center"/>
          </w:tcPr>
          <w:p w14:paraId="425522D4" w14:textId="2C7BC95C" w:rsidR="0025024B" w:rsidRPr="009D6180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pt-BR" w:eastAsia="it-IT"/>
              </w:rPr>
            </w:pPr>
            <w:r w:rsidRPr="009D6180">
              <w:rPr>
                <w:lang w:val="pt-BR"/>
              </w:rPr>
              <w:t>Salesforce / Agente IA / Language QA Service</w:t>
            </w:r>
          </w:p>
        </w:tc>
      </w:tr>
      <w:tr w:rsidR="0025024B" w:rsidRPr="00211991" w14:paraId="266B5147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7F2CA6EF" w14:textId="53487A8A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C1-NBA</w:t>
            </w:r>
          </w:p>
        </w:tc>
        <w:tc>
          <w:tcPr>
            <w:tcW w:w="1537" w:type="pct"/>
            <w:noWrap/>
            <w:vAlign w:val="center"/>
          </w:tcPr>
          <w:p w14:paraId="6F0D1C1A" w14:textId="501F13D4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Agente IA → Agente BO</w:t>
            </w:r>
          </w:p>
        </w:tc>
        <w:tc>
          <w:tcPr>
            <w:tcW w:w="478" w:type="pct"/>
            <w:noWrap/>
            <w:vAlign w:val="center"/>
          </w:tcPr>
          <w:p w14:paraId="64FC0642" w14:textId="3FFC60EC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Motore decisione suggerisce NBA. Bozza risposta personalizzata e azioni suggerite. Language QA Service applica qualità linguistica. Agente BO modifica/conferma prima dell'invio</w:t>
            </w:r>
          </w:p>
        </w:tc>
        <w:tc>
          <w:tcPr>
            <w:tcW w:w="1243" w:type="pct"/>
            <w:noWrap/>
            <w:vAlign w:val="center"/>
          </w:tcPr>
          <w:p w14:paraId="3388F2B6" w14:textId="18AD0097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Proposta NBA + QA linguistico. HITL: Agente BO modifica/conferma prima dell'invio</w:t>
            </w:r>
          </w:p>
        </w:tc>
        <w:tc>
          <w:tcPr>
            <w:tcW w:w="1410" w:type="pct"/>
            <w:noWrap/>
            <w:vAlign w:val="center"/>
          </w:tcPr>
          <w:p w14:paraId="27D3F6B4" w14:textId="02F8AA61" w:rsidR="0025024B" w:rsidRPr="009D6180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pt-BR" w:eastAsia="it-IT"/>
              </w:rPr>
            </w:pPr>
            <w:r w:rsidRPr="009D6180">
              <w:rPr>
                <w:lang w:val="pt-BR"/>
              </w:rPr>
              <w:t>Salesforce / Agente IA / Language QA Service</w:t>
            </w:r>
          </w:p>
        </w:tc>
      </w:tr>
      <w:tr w:rsidR="0025024B" w:rsidRPr="00461F23" w14:paraId="6545A967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114B8DA8" w14:textId="1B553DE1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C2</w:t>
            </w:r>
          </w:p>
        </w:tc>
        <w:tc>
          <w:tcPr>
            <w:tcW w:w="1537" w:type="pct"/>
            <w:noWrap/>
            <w:vAlign w:val="center"/>
          </w:tcPr>
          <w:p w14:paraId="1A86269F" w14:textId="1465AAC7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Motore IA / Monitor SLA</w:t>
            </w:r>
          </w:p>
        </w:tc>
        <w:tc>
          <w:tcPr>
            <w:tcW w:w="478" w:type="pct"/>
            <w:noWrap/>
            <w:vAlign w:val="center"/>
          </w:tcPr>
          <w:p w14:paraId="27846B45" w14:textId="44A8A243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Rilevamento necessità escalation a operatore umano. Criteri: score &lt;0,75; ≥3 reclami stesso CUPS in 12 mesi; importo dichiarato &gt;1.000€; &gt;10 reclami stessa zona in &lt;2h; EXC-01..08 attivata; SLA in rischio critico (&lt;20% tempo residuo)</w:t>
            </w:r>
          </w:p>
        </w:tc>
        <w:tc>
          <w:tcPr>
            <w:tcW w:w="1243" w:type="pct"/>
            <w:noWrap/>
            <w:vAlign w:val="center"/>
          </w:tcPr>
          <w:p w14:paraId="1E13F0D0" w14:textId="5E74DF55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Rilevamento automatico. HITL: Supervisore riceve alerta in Teams con contesto completo</w:t>
            </w:r>
          </w:p>
        </w:tc>
        <w:tc>
          <w:tcPr>
            <w:tcW w:w="1410" w:type="pct"/>
            <w:noWrap/>
            <w:vAlign w:val="center"/>
          </w:tcPr>
          <w:p w14:paraId="7E0A1E9F" w14:textId="1E91E7C3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Motore Eccezioni / SAP CRM</w:t>
            </w:r>
          </w:p>
        </w:tc>
      </w:tr>
      <w:tr w:rsidR="0025024B" w:rsidRPr="00461F23" w14:paraId="5F28D6E3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77F0850B" w14:textId="442F92BC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C3</w:t>
            </w:r>
          </w:p>
        </w:tc>
        <w:tc>
          <w:tcPr>
            <w:tcW w:w="1537" w:type="pct"/>
            <w:noWrap/>
            <w:vAlign w:val="center"/>
          </w:tcPr>
          <w:p w14:paraId="612CE01E" w14:textId="29051CD3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Supervisore / Specialista</w:t>
            </w:r>
          </w:p>
        </w:tc>
        <w:tc>
          <w:tcPr>
            <w:tcW w:w="478" w:type="pct"/>
            <w:noWrap/>
            <w:vAlign w:val="center"/>
          </w:tcPr>
          <w:p w14:paraId="119ED91C" w14:textId="2EEF2FAF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Gestione caso escalato con accesso a tutta la tracciabilità e storico del fascicolo</w:t>
            </w:r>
          </w:p>
        </w:tc>
        <w:tc>
          <w:tcPr>
            <w:tcW w:w="1243" w:type="pct"/>
            <w:noWrap/>
            <w:vAlign w:val="center"/>
          </w:tcPr>
          <w:p w14:paraId="15FBC477" w14:textId="4A72BDFB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Assistenza per sintesi storico. HITL: Decisione finale sempre umana in casi escalati</w:t>
            </w:r>
          </w:p>
        </w:tc>
        <w:tc>
          <w:tcPr>
            <w:tcW w:w="1410" w:type="pct"/>
            <w:noWrap/>
            <w:vAlign w:val="center"/>
          </w:tcPr>
          <w:p w14:paraId="76ACD308" w14:textId="3033B350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Salesforce / WART / PUC / GIS</w:t>
            </w:r>
          </w:p>
        </w:tc>
      </w:tr>
      <w:tr w:rsidR="0025024B" w:rsidRPr="00461F23" w14:paraId="3C40F1AE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0A5D383C" w14:textId="3F3BD4D4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C4</w:t>
            </w:r>
          </w:p>
        </w:tc>
        <w:tc>
          <w:tcPr>
            <w:tcW w:w="1537" w:type="pct"/>
            <w:noWrap/>
            <w:vAlign w:val="center"/>
          </w:tcPr>
          <w:p w14:paraId="3542FA37" w14:textId="7240E91C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Sistema / Gestore</w:t>
            </w:r>
          </w:p>
        </w:tc>
        <w:tc>
          <w:tcPr>
            <w:tcW w:w="478" w:type="pct"/>
            <w:noWrap/>
            <w:vAlign w:val="center"/>
          </w:tcPr>
          <w:p w14:paraId="6585CE18" w14:textId="51D1A201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Revisione periodica casi in stati intermedi di sospensione (SUS-01..06). Alla scadenza: gestore decide rinnovare, chiudere o scalare</w:t>
            </w:r>
          </w:p>
        </w:tc>
        <w:tc>
          <w:tcPr>
            <w:tcW w:w="1243" w:type="pct"/>
            <w:noWrap/>
            <w:vAlign w:val="center"/>
          </w:tcPr>
          <w:p w14:paraId="59405ECF" w14:textId="247FB1B8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Alerta automatica 48h prima scadenza sospensione. HITL: Gestore decide azione a scadenza</w:t>
            </w:r>
          </w:p>
        </w:tc>
        <w:tc>
          <w:tcPr>
            <w:tcW w:w="1410" w:type="pct"/>
            <w:noWrap/>
            <w:vAlign w:val="center"/>
          </w:tcPr>
          <w:p w14:paraId="15822137" w14:textId="701D0618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SAP CRM / Motore Eccezioni</w:t>
            </w:r>
          </w:p>
        </w:tc>
      </w:tr>
      <w:tr w:rsidR="0025024B" w:rsidRPr="00461F23" w14:paraId="7C3A11E6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1B2EA851" w14:textId="0638CD6F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C5</w:t>
            </w:r>
          </w:p>
        </w:tc>
        <w:tc>
          <w:tcPr>
            <w:tcW w:w="1537" w:type="pct"/>
            <w:noWrap/>
            <w:vAlign w:val="center"/>
          </w:tcPr>
          <w:p w14:paraId="67FBE3B2" w14:textId="11C679BC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Gestore Normativo / Consulenza Legale</w:t>
            </w:r>
          </w:p>
        </w:tc>
        <w:tc>
          <w:tcPr>
            <w:tcW w:w="478" w:type="pct"/>
            <w:noWrap/>
            <w:vAlign w:val="center"/>
          </w:tcPr>
          <w:p w14:paraId="455B0D50" w14:textId="54DF3379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Gestione casi con richiesta normativa (CNMC) o implicazioni legali (EXC-02, EXC-07). Processo 100% umano</w:t>
            </w:r>
          </w:p>
        </w:tc>
        <w:tc>
          <w:tcPr>
            <w:tcW w:w="1243" w:type="pct"/>
            <w:noWrap/>
            <w:vAlign w:val="center"/>
          </w:tcPr>
          <w:p w14:paraId="511A943F" w14:textId="151B56D7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Solo fornitura del riepilogo del fascicolo. HITL: 100% umano per la decisione normativa/legale</w:t>
            </w:r>
          </w:p>
        </w:tc>
        <w:tc>
          <w:tcPr>
            <w:tcW w:w="1410" w:type="pct"/>
            <w:noWrap/>
            <w:vAlign w:val="center"/>
          </w:tcPr>
          <w:p w14:paraId="03B61B18" w14:textId="75609404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Salesforce / Strumenti legali</w:t>
            </w:r>
          </w:p>
        </w:tc>
      </w:tr>
      <w:tr w:rsidR="0025024B" w:rsidRPr="00461F23" w14:paraId="49F42D98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6BC6EBB6" w14:textId="09A8BB7B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C6</w:t>
            </w:r>
          </w:p>
        </w:tc>
        <w:tc>
          <w:tcPr>
            <w:tcW w:w="1537" w:type="pct"/>
            <w:noWrap/>
            <w:vAlign w:val="center"/>
          </w:tcPr>
          <w:p w14:paraId="494D99DB" w14:textId="51E6B1B4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Sistema / Motore Comunicazione</w:t>
            </w:r>
            <w:ins w:id="305" w:author="Abate Rosa (GICT AI Data F)" w:date="2026-05-12T15:01:00Z" w16du:dateUtc="2026-05-12T13:01:00Z">
              <w:r w:rsidR="0098219E">
                <w:t>/Writer</w:t>
              </w:r>
            </w:ins>
          </w:p>
        </w:tc>
        <w:tc>
          <w:tcPr>
            <w:tcW w:w="478" w:type="pct"/>
            <w:noWrap/>
            <w:vAlign w:val="center"/>
          </w:tcPr>
          <w:p w14:paraId="41144066" w14:textId="3F7F5F99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 xml:space="preserve">Invio comunicazione differenziata al cliente: selezione automatica del template corretto tra i 22 disponibili per </w:t>
            </w:r>
            <w:proofErr w:type="gramStart"/>
            <w:r>
              <w:t>sotto-tipo</w:t>
            </w:r>
            <w:proofErr w:type="gramEnd"/>
            <w:r>
              <w:t>. Revisione obbligatoria per casi con implicazioni legali</w:t>
            </w:r>
          </w:p>
        </w:tc>
        <w:tc>
          <w:tcPr>
            <w:tcW w:w="1243" w:type="pct"/>
            <w:noWrap/>
            <w:vAlign w:val="center"/>
          </w:tcPr>
          <w:p w14:paraId="40F75ABA" w14:textId="144F410E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Generazione automatica template per sotto-tipo. HITL: Revisione per sotto-tipi con implicazioni legali o indennizzi</w:t>
            </w:r>
          </w:p>
        </w:tc>
        <w:tc>
          <w:tcPr>
            <w:tcW w:w="1410" w:type="pct"/>
            <w:noWrap/>
            <w:vAlign w:val="center"/>
          </w:tcPr>
          <w:p w14:paraId="6C606AF5" w14:textId="4C2DCE46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SAP CRM / Motore Comunicazione Differenziata</w:t>
            </w:r>
          </w:p>
        </w:tc>
      </w:tr>
      <w:tr w:rsidR="0025024B" w:rsidRPr="00211991" w14:paraId="6DD54780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4220568E" w14:textId="39D26F72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C7</w:t>
            </w:r>
          </w:p>
        </w:tc>
        <w:tc>
          <w:tcPr>
            <w:tcW w:w="1537" w:type="pct"/>
            <w:noWrap/>
            <w:vAlign w:val="center"/>
          </w:tcPr>
          <w:p w14:paraId="6DA5668A" w14:textId="0B1182C5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Sistema</w:t>
            </w:r>
          </w:p>
        </w:tc>
        <w:tc>
          <w:tcPr>
            <w:tcW w:w="478" w:type="pct"/>
            <w:noWrap/>
            <w:vAlign w:val="center"/>
          </w:tcPr>
          <w:p w14:paraId="7D5BBDFB" w14:textId="6A95ACC2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Gestione automatica periodo di replica di 10 giorni. Aggiornamento stato fascicolo in Salesforce/SAP CRM. Dashboard KPI aggiornato in tempo reale</w:t>
            </w:r>
          </w:p>
        </w:tc>
        <w:tc>
          <w:tcPr>
            <w:tcW w:w="1243" w:type="pct"/>
            <w:noWrap/>
            <w:vAlign w:val="center"/>
          </w:tcPr>
          <w:p w14:paraId="43943E25" w14:textId="4342892F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t>IA: Monitoraggio automatico del periodo di replica. HITL: Nessuno per casi ZT inequivoci</w:t>
            </w:r>
          </w:p>
        </w:tc>
        <w:tc>
          <w:tcPr>
            <w:tcW w:w="1410" w:type="pct"/>
            <w:noWrap/>
            <w:vAlign w:val="center"/>
          </w:tcPr>
          <w:p w14:paraId="2920E3F0" w14:textId="292D2072" w:rsidR="0025024B" w:rsidRPr="009D6180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  <w:r w:rsidRPr="009D6180">
              <w:rPr>
                <w:lang w:val="en-US"/>
              </w:rPr>
              <w:t>Salesforce / SAP CRM / Dashboard BI</w:t>
            </w:r>
          </w:p>
        </w:tc>
      </w:tr>
      <w:tr w:rsidR="0025024B" w:rsidRPr="00211991" w14:paraId="5E71FBFC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58DF5737" w14:textId="5AF9FEAE" w:rsidR="0025024B" w:rsidRPr="009D6180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0B21C781" w14:textId="322545F8" w:rsidR="0025024B" w:rsidRPr="009D6180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29EF5045" w14:textId="18EC0916" w:rsidR="0025024B" w:rsidRPr="009D6180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5CE72794" w14:textId="7A0124C1" w:rsidR="0025024B" w:rsidRPr="009D6180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2AE641AB" w14:textId="590A44E0" w:rsidR="0025024B" w:rsidRPr="009D6180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</w:tr>
    </w:tbl>
    <w:p w14:paraId="7E19CCE2" w14:textId="77777777" w:rsidR="00CB6F59" w:rsidRPr="009D6180" w:rsidRDefault="00CB6F59" w:rsidP="00CB6F59">
      <w:pPr>
        <w:rPr>
          <w:lang w:val="en-US"/>
        </w:rPr>
      </w:pPr>
    </w:p>
    <w:p w14:paraId="3ED5EDDE" w14:textId="77777777" w:rsidR="00CB6F59" w:rsidRPr="009D6180" w:rsidRDefault="00CB6F59" w:rsidP="00CB6F59">
      <w:pPr>
        <w:rPr>
          <w:lang w:val="en-US"/>
        </w:rPr>
      </w:pPr>
      <w:r w:rsidRPr="009D6180">
        <w:rPr>
          <w:lang w:val="en-US"/>
        </w:rPr>
        <w:br w:type="page"/>
      </w:r>
    </w:p>
    <w:p w14:paraId="2E4DDD7E" w14:textId="77777777" w:rsidR="00CB6F59" w:rsidRPr="009D6180" w:rsidRDefault="00CB6F59" w:rsidP="00CB6F59">
      <w:pPr>
        <w:spacing w:before="0" w:after="160" w:line="259" w:lineRule="auto"/>
        <w:rPr>
          <w:lang w:val="en-US"/>
        </w:rPr>
      </w:pPr>
    </w:p>
    <w:p w14:paraId="7C36F52D" w14:textId="094D133D" w:rsidR="00CB6F59" w:rsidRPr="002B35B0" w:rsidRDefault="00CB6F59" w:rsidP="008640B6">
      <w:pPr>
        <w:pStyle w:val="Titolo2"/>
        <w:numPr>
          <w:ilvl w:val="0"/>
          <w:numId w:val="12"/>
        </w:numPr>
        <w:rPr>
          <w:lang w:val="en-US"/>
        </w:rPr>
      </w:pPr>
      <w:bookmarkStart w:id="306" w:name="_Toc229413186"/>
      <w:r w:rsidRPr="002B35B0">
        <w:rPr>
          <w:lang w:val="en-US"/>
        </w:rPr>
        <w:t>Delta AS-IS vs TO-BE</w:t>
      </w:r>
      <w:bookmarkEnd w:id="306"/>
    </w:p>
    <w:p w14:paraId="2640E51D" w14:textId="77777777" w:rsidR="00C337EC" w:rsidRPr="00C337EC" w:rsidRDefault="00C337EC" w:rsidP="00C337EC">
      <w:pPr>
        <w:rPr>
          <w:b/>
          <w:bCs/>
        </w:rPr>
      </w:pPr>
      <w:r w:rsidRPr="00C337EC">
        <w:rPr>
          <w:b/>
          <w:bCs/>
        </w:rPr>
        <w:t>Situazione Attuale (AS-IS) — Limitazioni:</w:t>
      </w:r>
    </w:p>
    <w:p w14:paraId="2DA06C18" w14:textId="1EBFC6C0" w:rsidR="00C337EC" w:rsidRDefault="008B1E3E" w:rsidP="00DF1682">
      <w:pPr>
        <w:pStyle w:val="Paragrafoelenco"/>
        <w:numPr>
          <w:ilvl w:val="0"/>
          <w:numId w:val="3"/>
        </w:numPr>
      </w:pPr>
      <w:r>
        <w:t xml:space="preserve">Arricchimento </w:t>
      </w:r>
      <w:del w:id="307" w:author="Abate Rosa (GICT AI Data F)" w:date="2026-05-12T15:01:00Z" w16du:dateUtc="2026-05-12T13:01:00Z">
        <w:r w:rsidDel="0098219E">
          <w:delText>100</w:delText>
        </w:r>
      </w:del>
      <w:ins w:id="308" w:author="Abate Rosa (GICT AI Data F)" w:date="2026-05-12T15:01:00Z" w16du:dateUtc="2026-05-12T13:01:00Z">
        <w:r w:rsidR="0098219E">
          <w:t>90</w:t>
        </w:r>
      </w:ins>
      <w:r>
        <w:t>% manuale su 5-7 sistemi disconnessi (20-40 min/reclamo), senza integrazione con Salesforce</w:t>
      </w:r>
    </w:p>
    <w:p w14:paraId="5BDA0F06" w14:textId="65AE5041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Senza pipeline documentale né OCR per canali manuali</w:t>
      </w:r>
    </w:p>
    <w:p w14:paraId="6CCB2F5B" w14:textId="77777777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Classificazione con soli 3 categorie generiche; il 30-40% finisce in 'Altro' con ri-routing manuale</w:t>
      </w:r>
    </w:p>
    <w:p w14:paraId="49E4B3B7" w14:textId="77777777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Routing statico (3 percorsi fissi) senza parametri di zona, urgenza, tipo cliente o storico</w:t>
      </w:r>
    </w:p>
    <w:p w14:paraId="65CF3E7B" w14:textId="77777777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Senza verifica linguistica delle comunicazioni (lingua, ortografia, linguaggio chiaro)</w:t>
      </w:r>
    </w:p>
    <w:p w14:paraId="5A9CEE11" w14:textId="77777777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Incidenze massive generano decine di fascicoli indipendenti non raggruppati (70% duplicati)</w:t>
      </w:r>
    </w:p>
    <w:p w14:paraId="5165E5E8" w14:textId="77777777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Ordini di campo (WART) e gestione contrattuale (PUC) disconnessi dal fascicolo reclamo</w:t>
      </w:r>
    </w:p>
    <w:p w14:paraId="4D31C60E" w14:textId="77777777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Categorie 'Altro' assorbono 30-40% casi; gestori navigano manualmente 4-6 applicazioni</w:t>
      </w:r>
    </w:p>
    <w:p w14:paraId="7E5FAD81" w14:textId="1D991A1B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Impatti Operativi TO-BE:</w:t>
      </w:r>
    </w:p>
    <w:p w14:paraId="1EBBEAC7" w14:textId="0F4ACEC8" w:rsidR="00C337EC" w:rsidRDefault="008B1E3E" w:rsidP="00DF1682">
      <w:pPr>
        <w:pStyle w:val="Paragrafoelenco"/>
        <w:numPr>
          <w:ilvl w:val="0"/>
          <w:numId w:val="4"/>
        </w:numPr>
      </w:pPr>
      <w:r>
        <w:t>Riduzione tempo medio arricchimento BO ≥90% (da 20-40 min a &lt;2 min, orchestrazione parallela)</w:t>
      </w:r>
    </w:p>
    <w:p w14:paraId="40759B49" w14:textId="021E3BC5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Riduzione tasso ri-routing dal 35% all'8% grazie ai 20 sotto-tipi del modello esteso</w:t>
      </w:r>
    </w:p>
    <w:p w14:paraId="0987D996" w14:textId="77777777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Eliminazione tempo raccolta contesto tecnico (da 20 min a 0 min, recupero automatico GIS/SCADA/WART/PUC)</w:t>
      </w:r>
    </w:p>
    <w:p w14:paraId="3BB30272" w14:textId="77777777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Riduzione volume fascicoli duplicati per incidenze massive del 70% (clustering geospaziale)</w:t>
      </w:r>
    </w:p>
    <w:p w14:paraId="5D7196AB" w14:textId="77777777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Aumento tasso chiusura automatica dal 28% al 65% per casi standard</w:t>
      </w:r>
    </w:p>
    <w:p w14:paraId="69AE145B" w14:textId="77777777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Gestori da 4-6 applicazioni a interfaccia unica (Salesforce arricchito): risparmio 3h/gestore/giorno</w:t>
      </w:r>
    </w:p>
    <w:p w14:paraId="564FD906" w14:textId="77777777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Incremento tasso risoluzione Zero-Time ≥20% rispetto baseline AS-IS</w:t>
      </w:r>
    </w:p>
    <w:p w14:paraId="50459F95" w14:textId="77777777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Language QA Service: comunicazioni in linguaggio chiaro, lingua corretta, compliance normativa</w:t>
      </w:r>
    </w:p>
    <w:p w14:paraId="1A080042" w14:textId="77777777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Tracciabilità end-to-end dal reclamo alla risoluzione con piena auditabilità</w:t>
      </w:r>
    </w:p>
    <w:p w14:paraId="2A2AA1FF" w14:textId="158B521B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Invarianti (non cambia):</w:t>
      </w:r>
    </w:p>
    <w:p w14:paraId="6B25CBA3" w14:textId="5C86033A" w:rsidR="00C337EC" w:rsidRDefault="008B1E3E" w:rsidP="00DF1682">
      <w:pPr>
        <w:pStyle w:val="Paragrafoelenco"/>
        <w:numPr>
          <w:ilvl w:val="0"/>
          <w:numId w:val="5"/>
        </w:numPr>
      </w:pPr>
      <w:r>
        <w:t>La responsabilità finale di risoluzione rimane all'agente BO: la IA assiste, non decide</w:t>
      </w:r>
    </w:p>
    <w:p w14:paraId="76364197" w14:textId="0580452E" w:rsidR="008B1E3E" w:rsidRPr="00C337EC" w:rsidRDefault="008B1E3E" w:rsidP="00DF1682">
      <w:pPr>
        <w:pStyle w:val="Paragrafoelenco"/>
        <w:numPr>
          <w:ilvl w:val="0"/>
          <w:numId w:val="5"/>
        </w:numPr>
      </w:pPr>
      <w:r>
        <w:t>Criteri normativi di risoluzione (scadenze, requisiti documentali, RD 1955/2000, Ley 1/2025) inalterabili</w:t>
      </w:r>
    </w:p>
    <w:p w14:paraId="3FFE9162" w14:textId="77777777" w:rsidR="008B1E3E" w:rsidRPr="00C337EC" w:rsidRDefault="008B1E3E" w:rsidP="00DF1682">
      <w:pPr>
        <w:pStyle w:val="Paragrafoelenco"/>
        <w:numPr>
          <w:ilvl w:val="0"/>
          <w:numId w:val="5"/>
        </w:numPr>
      </w:pPr>
      <w:r>
        <w:t>SAP CRM/Salesforce rimane il sistema di registrazione master di tutti i fascicoli</w:t>
      </w:r>
    </w:p>
    <w:p w14:paraId="241C394A" w14:textId="77777777" w:rsidR="008B1E3E" w:rsidRPr="00C337EC" w:rsidRDefault="008B1E3E" w:rsidP="00DF1682">
      <w:pPr>
        <w:pStyle w:val="Paragrafoelenco"/>
        <w:numPr>
          <w:ilvl w:val="0"/>
          <w:numId w:val="5"/>
        </w:numPr>
      </w:pPr>
      <w:r>
        <w:t>SLA normative (15 giorni lavorativi standard; 5 giorni per interruzione fornitura) invariate</w:t>
      </w:r>
    </w:p>
    <w:p w14:paraId="69CE99CE" w14:textId="77777777" w:rsidR="008B1E3E" w:rsidRPr="00C337EC" w:rsidRDefault="008B1E3E" w:rsidP="00DF1682">
      <w:pPr>
        <w:pStyle w:val="Paragrafoelenco"/>
        <w:numPr>
          <w:ilvl w:val="0"/>
          <w:numId w:val="5"/>
        </w:numPr>
      </w:pPr>
      <w:r>
        <w:t>Centro di Controllo mantiene responsabilità operativa incidenze di rete in campo</w:t>
      </w:r>
    </w:p>
    <w:p w14:paraId="35EF7071" w14:textId="77777777" w:rsidR="008B1E3E" w:rsidRPr="00C337EC" w:rsidRDefault="008B1E3E" w:rsidP="00DF1682">
      <w:pPr>
        <w:pStyle w:val="Paragrafoelenco"/>
        <w:numPr>
          <w:ilvl w:val="0"/>
          <w:numId w:val="5"/>
        </w:numPr>
      </w:pPr>
      <w:r>
        <w:t>Conformità RGPD per trattamento dati consumo e domicilio del cliente inalterata</w:t>
      </w:r>
    </w:p>
    <w:p w14:paraId="3DB97B83" w14:textId="77777777" w:rsidR="008B1E3E" w:rsidRPr="00C337EC" w:rsidRDefault="008B1E3E" w:rsidP="00DF1682">
      <w:pPr>
        <w:pStyle w:val="Paragrafoelenco"/>
        <w:numPr>
          <w:ilvl w:val="0"/>
          <w:numId w:val="5"/>
        </w:numPr>
      </w:pPr>
      <w:r>
        <w:t>La IA NON modifica registri nei sistemi operativi sorgente: agisce solo in sola lettura</w:t>
      </w:r>
    </w:p>
    <w:p w14:paraId="2402108C" w14:textId="1CD9968D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Nuovi Requisiti Abilitanti:</w:t>
      </w:r>
    </w:p>
    <w:p w14:paraId="408F040D" w14:textId="00AB2D4A" w:rsidR="00C337EC" w:rsidRPr="009D6180" w:rsidRDefault="008B1E3E" w:rsidP="00DF1682">
      <w:pPr>
        <w:pStyle w:val="Paragrafoelenco"/>
        <w:numPr>
          <w:ilvl w:val="0"/>
          <w:numId w:val="6"/>
        </w:numPr>
      </w:pPr>
      <w:r>
        <w:t>API di integrazione per GESI, FARE, GEMAS, PVISION, EXABEAT, JASPER, EXABEAT RE (sola lettura)</w:t>
      </w:r>
    </w:p>
    <w:p w14:paraId="73BF1913" w14:textId="56580C27" w:rsidR="008B1E3E" w:rsidRPr="00965A33" w:rsidRDefault="008B1E3E" w:rsidP="00DF1682">
      <w:pPr>
        <w:pStyle w:val="Paragrafoelenco"/>
        <w:numPr>
          <w:ilvl w:val="0"/>
          <w:numId w:val="6"/>
        </w:numPr>
        <w:rPr>
          <w:lang w:val="en-US"/>
        </w:rPr>
      </w:pPr>
      <w:r w:rsidRPr="009D6180">
        <w:rPr>
          <w:lang w:val="en-US"/>
        </w:rPr>
        <w:t>API REST e Webhook per WART, PUC e RECORE</w:t>
      </w:r>
    </w:p>
    <w:p w14:paraId="0FC42FFA" w14:textId="77777777" w:rsidR="008B1E3E" w:rsidRPr="009D6180" w:rsidRDefault="008B1E3E" w:rsidP="00DF1682">
      <w:pPr>
        <w:pStyle w:val="Paragrafoelenco"/>
        <w:numPr>
          <w:ilvl w:val="0"/>
          <w:numId w:val="6"/>
        </w:numPr>
      </w:pPr>
      <w:r>
        <w:t>Accesso GIS e SCADA per clustering geospaziale e rilevamento incidenze attive</w:t>
      </w:r>
    </w:p>
    <w:p w14:paraId="7471460F" w14:textId="77777777" w:rsidR="008B1E3E" w:rsidRPr="009D6180" w:rsidRDefault="008B1E3E" w:rsidP="00DF1682">
      <w:pPr>
        <w:pStyle w:val="Paragrafoelenco"/>
        <w:numPr>
          <w:ilvl w:val="0"/>
          <w:numId w:val="6"/>
        </w:numPr>
      </w:pPr>
      <w:r>
        <w:t>OCR Engine e Document AI per canali manuali (email, sede elettronica, posta/registro)</w:t>
      </w:r>
    </w:p>
    <w:p w14:paraId="3899AF27" w14:textId="77777777" w:rsidR="008B1E3E" w:rsidRPr="009D6180" w:rsidRDefault="008B1E3E" w:rsidP="00DF1682">
      <w:pPr>
        <w:pStyle w:val="Paragrafoelenco"/>
        <w:numPr>
          <w:ilvl w:val="0"/>
          <w:numId w:val="6"/>
        </w:numPr>
      </w:pPr>
      <w:r>
        <w:t>Infrastruttura LLM multilingue per Language QA Service e generazione commenti</w:t>
      </w:r>
    </w:p>
    <w:p w14:paraId="7AE12ED3" w14:textId="77777777" w:rsidR="008B1E3E" w:rsidRPr="00965A33" w:rsidRDefault="008B1E3E" w:rsidP="00DF1682">
      <w:pPr>
        <w:pStyle w:val="Paragrafoelenco"/>
        <w:numPr>
          <w:ilvl w:val="0"/>
          <w:numId w:val="6"/>
        </w:numPr>
        <w:rPr>
          <w:lang w:val="en-US"/>
        </w:rPr>
      </w:pPr>
      <w:r w:rsidRPr="009D6180">
        <w:rPr>
          <w:lang w:val="en-US"/>
        </w:rPr>
        <w:t>Tabelle parametriche di routing configurabili dal business (feature flags, audit trail, workflow approv.)</w:t>
      </w:r>
    </w:p>
    <w:p w14:paraId="2BCE55AE" w14:textId="77777777" w:rsidR="008B1E3E" w:rsidRPr="009D6180" w:rsidRDefault="008B1E3E" w:rsidP="00DF1682">
      <w:pPr>
        <w:pStyle w:val="Paragrafoelenco"/>
        <w:numPr>
          <w:ilvl w:val="0"/>
          <w:numId w:val="6"/>
        </w:numPr>
      </w:pPr>
      <w:r>
        <w:t>Dataset storico reclami etichettato per training modello classificazione (20 sotto-tipi, ~trimestrale)</w:t>
      </w:r>
    </w:p>
    <w:p w14:paraId="499B3ACB" w14:textId="77777777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Situazione Obiettivo (TO-BE) — Benefici:</w:t>
      </w:r>
    </w:p>
    <w:p w14:paraId="309E5A86" w14:textId="50DFECA8" w:rsidR="00C337EC" w:rsidRDefault="008B1E3E" w:rsidP="00DF1682">
      <w:pPr>
        <w:pStyle w:val="Paragrafoelenco"/>
        <w:numPr>
          <w:ilvl w:val="0"/>
          <w:numId w:val="7"/>
        </w:numPr>
      </w:pPr>
      <w:r>
        <w:t>Agente IA che gestisce automaticamente il 65% del volume di reclami standard</w:t>
      </w:r>
    </w:p>
    <w:p w14:paraId="004DE971" w14:textId="420731A3" w:rsidR="008B1E3E" w:rsidRPr="00C337EC" w:rsidRDefault="008B1E3E" w:rsidP="00DF1682">
      <w:pPr>
        <w:pStyle w:val="Paragrafoelenco"/>
        <w:numPr>
          <w:ilvl w:val="0"/>
          <w:numId w:val="7"/>
        </w:numPr>
      </w:pPr>
      <w:r>
        <w:lastRenderedPageBreak/>
        <w:t>Gestori concentrati sui casi di maggiore complessità e valore</w:t>
      </w:r>
    </w:p>
    <w:p w14:paraId="25B9C5F6" w14:textId="77777777" w:rsidR="008B1E3E" w:rsidRPr="00C337EC" w:rsidRDefault="008B1E3E" w:rsidP="00DF1682">
      <w:pPr>
        <w:pStyle w:val="Paragrafoelenco"/>
        <w:numPr>
          <w:ilvl w:val="0"/>
          <w:numId w:val="7"/>
        </w:numPr>
      </w:pPr>
      <w:r>
        <w:t>Comunicazioni personalizzate per sotto-tipo (22 template) vs. unico modello generico AS-IS</w:t>
      </w:r>
    </w:p>
    <w:p w14:paraId="62EC285C" w14:textId="77777777" w:rsidR="008B1E3E" w:rsidRPr="00C337EC" w:rsidRDefault="008B1E3E" w:rsidP="00DF1682">
      <w:pPr>
        <w:pStyle w:val="Paragrafoelenco"/>
        <w:numPr>
          <w:ilvl w:val="0"/>
          <w:numId w:val="7"/>
        </w:numPr>
      </w:pPr>
      <w:r>
        <w:t>Tracciabilità end-to-end e auditabilità completa per compliance normativa</w:t>
      </w:r>
    </w:p>
    <w:p w14:paraId="18D541E4" w14:textId="77777777" w:rsidR="008B1E3E" w:rsidRPr="00C337EC" w:rsidRDefault="008B1E3E" w:rsidP="00DF1682">
      <w:pPr>
        <w:pStyle w:val="Paragrafoelenco"/>
        <w:numPr>
          <w:ilvl w:val="0"/>
          <w:numId w:val="7"/>
        </w:numPr>
      </w:pPr>
      <w:r>
        <w:t>Risparmio economico netto stimato 1,8M€/anno (benefici lordi 4,6M€ – investimento 2,8M€)</w:t>
      </w:r>
    </w:p>
    <w:p w14:paraId="388152C5" w14:textId="77777777" w:rsidR="00CB6F59" w:rsidRDefault="00CB6F59" w:rsidP="00CB6F59">
      <w:r>
        <w:t xml:space="preserve"> </w:t>
      </w:r>
    </w:p>
    <w:p w14:paraId="54512C2D" w14:textId="77777777" w:rsidR="00CB6F59" w:rsidRPr="00702F38" w:rsidRDefault="00CB6F59" w:rsidP="00CB6F59">
      <w:pPr>
        <w:pStyle w:val="Titolo2"/>
        <w:rPr>
          <w:lang w:val="en-US"/>
        </w:rPr>
      </w:pPr>
      <w:bookmarkStart w:id="309" w:name="_Toc229413187"/>
      <w:r w:rsidRPr="001468B3">
        <w:rPr>
          <w:lang w:val="en-US"/>
        </w:rPr>
        <w:t xml:space="preserve">5. Roadmap </w:t>
      </w:r>
      <w:commentRangeStart w:id="310"/>
      <w:r w:rsidRPr="001468B3">
        <w:rPr>
          <w:lang w:val="en-US"/>
        </w:rPr>
        <w:t>Draft</w:t>
      </w:r>
      <w:bookmarkEnd w:id="309"/>
      <w:commentRangeEnd w:id="310"/>
      <w:r w:rsidR="0098219E">
        <w:rPr>
          <w:rStyle w:val="Rimandocommento"/>
          <w:caps w:val="0"/>
          <w:spacing w:val="0"/>
        </w:rPr>
        <w:commentReference w:id="310"/>
      </w:r>
    </w:p>
    <w:p w14:paraId="4918A7AB" w14:textId="77777777" w:rsidR="00CB6F59" w:rsidRPr="001468B3" w:rsidRDefault="00CB6F59" w:rsidP="00CB6F59">
      <w:pPr>
        <w:rPr>
          <w:lang w:val="en-U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268"/>
        <w:gridCol w:w="386"/>
        <w:gridCol w:w="5271"/>
        <w:gridCol w:w="2703"/>
      </w:tblGrid>
      <w:tr w:rsidR="005836EB" w:rsidRPr="0098219E" w14:paraId="066C591F" w14:textId="77777777" w:rsidTr="00583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  <w:hideMark/>
          </w:tcPr>
          <w:p w14:paraId="51E5257C" w14:textId="7DD4F6B0" w:rsidR="005836EB" w:rsidRPr="0098219E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11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rFonts w:ascii="Segoe UI" w:hAnsi="Segoe UI" w:cs="Segoe UI"/>
                <w:highlight w:val="lightGray"/>
                <w:rPrChange w:id="312" w:author="Abate Rosa (GICT AI Data F)" w:date="2026-05-12T15:02:00Z" w16du:dateUtc="2026-05-12T13:02:00Z">
                  <w:rPr>
                    <w:rFonts w:ascii="Segoe UI" w:hAnsi="Segoe UI" w:cs="Segoe UI"/>
                  </w:rPr>
                </w:rPrChange>
              </w:rPr>
              <w:t>Fase</w:t>
            </w:r>
          </w:p>
        </w:tc>
        <w:tc>
          <w:tcPr>
            <w:tcW w:w="128" w:type="pct"/>
            <w:noWrap/>
            <w:vAlign w:val="center"/>
            <w:hideMark/>
          </w:tcPr>
          <w:p w14:paraId="5EDBE222" w14:textId="2058953F" w:rsidR="005836EB" w:rsidRPr="0098219E" w:rsidRDefault="004F075A" w:rsidP="005836E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13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rFonts w:ascii="Segoe UI" w:hAnsi="Segoe UI" w:cs="Segoe UI"/>
                <w:highlight w:val="lightGray"/>
                <w:rPrChange w:id="314" w:author="Abate Rosa (GICT AI Data F)" w:date="2026-05-12T15:02:00Z" w16du:dateUtc="2026-05-12T13:02:00Z">
                  <w:rPr>
                    <w:rFonts w:ascii="Segoe UI" w:hAnsi="Segoe UI" w:cs="Segoe UI"/>
                  </w:rPr>
                </w:rPrChange>
              </w:rPr>
              <w:t>Step</w:t>
            </w:r>
          </w:p>
        </w:tc>
        <w:tc>
          <w:tcPr>
            <w:tcW w:w="2617" w:type="pct"/>
            <w:noWrap/>
            <w:vAlign w:val="center"/>
            <w:hideMark/>
          </w:tcPr>
          <w:p w14:paraId="347F1542" w14:textId="3B9364B1" w:rsidR="005836EB" w:rsidRPr="0098219E" w:rsidRDefault="004F075A" w:rsidP="005836E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15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rFonts w:ascii="Segoe UI" w:hAnsi="Segoe UI" w:cs="Segoe UI"/>
                <w:highlight w:val="lightGray"/>
                <w:rPrChange w:id="316" w:author="Abate Rosa (GICT AI Data F)" w:date="2026-05-12T15:02:00Z" w16du:dateUtc="2026-05-12T13:02:00Z">
                  <w:rPr>
                    <w:rFonts w:ascii="Segoe UI" w:hAnsi="Segoe UI" w:cs="Segoe UI"/>
                  </w:rPr>
                </w:rPrChange>
              </w:rPr>
              <w:t>Task</w:t>
            </w:r>
          </w:p>
        </w:tc>
        <w:tc>
          <w:tcPr>
            <w:tcW w:w="1246" w:type="pct"/>
            <w:noWrap/>
            <w:vAlign w:val="center"/>
            <w:hideMark/>
          </w:tcPr>
          <w:p w14:paraId="0A5F55D4" w14:textId="28B09F7C" w:rsidR="005836EB" w:rsidRPr="0098219E" w:rsidRDefault="004F075A" w:rsidP="005836E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17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rFonts w:ascii="Segoe UI" w:hAnsi="Segoe UI" w:cs="Segoe UI"/>
                <w:highlight w:val="lightGray"/>
                <w:rPrChange w:id="318" w:author="Abate Rosa (GICT AI Data F)" w:date="2026-05-12T15:02:00Z" w16du:dateUtc="2026-05-12T13:02:00Z">
                  <w:rPr>
                    <w:rFonts w:ascii="Segoe UI" w:hAnsi="Segoe UI" w:cs="Segoe UI"/>
                  </w:rPr>
                </w:rPrChange>
              </w:rPr>
              <w:t>Deliverable</w:t>
            </w:r>
          </w:p>
        </w:tc>
      </w:tr>
      <w:tr w:rsidR="005836EB" w:rsidRPr="0098219E" w14:paraId="490AE7FE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05A3A919" w14:textId="435A793D" w:rsidR="005836EB" w:rsidRPr="0098219E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19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20" w:author="Abate Rosa (GICT AI Data F)" w:date="2026-05-12T15:02:00Z" w16du:dateUtc="2026-05-12T13:02:00Z">
                  <w:rPr/>
                </w:rPrChange>
              </w:rPr>
              <w:t>F1 – Fondamenti IA e Dati (6 sett.)</w:t>
            </w:r>
          </w:p>
        </w:tc>
        <w:tc>
          <w:tcPr>
            <w:tcW w:w="128" w:type="pct"/>
            <w:noWrap/>
            <w:vAlign w:val="center"/>
          </w:tcPr>
          <w:p w14:paraId="729AC559" w14:textId="20890390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21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22" w:author="Abate Rosa (GICT AI Data F)" w:date="2026-05-12T15:02:00Z" w16du:dateUtc="2026-05-12T13:02:00Z">
                  <w:rPr/>
                </w:rPrChange>
              </w:rPr>
              <w:t>M1-M2</w:t>
            </w:r>
          </w:p>
        </w:tc>
        <w:tc>
          <w:tcPr>
            <w:tcW w:w="2617" w:type="pct"/>
            <w:noWrap/>
            <w:vAlign w:val="center"/>
          </w:tcPr>
          <w:p w14:paraId="3691DA0C" w14:textId="38409460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23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24" w:author="Abate Rosa (GICT AI Data F)" w:date="2026-05-12T15:02:00Z" w16du:dateUtc="2026-05-12T13:02:00Z">
                  <w:rPr/>
                </w:rPrChange>
              </w:rPr>
              <w:t>Inventario API e valutazione integrabilità (GESI, FARE, GEMAS, PVISION, EXABEAT, JASPER, EXABEAT RE, WART, PUC, RECORE, GIS, SCADA). Preparazione dataset storico reclami. Definizione regole classificazione (20 sotto-tipi) e routing (8 percorsi parametrici). Validazione con BSN</w:t>
            </w:r>
          </w:p>
        </w:tc>
        <w:tc>
          <w:tcPr>
            <w:tcW w:w="1246" w:type="pct"/>
            <w:noWrap/>
            <w:vAlign w:val="center"/>
          </w:tcPr>
          <w:p w14:paraId="1466DBCC" w14:textId="29082357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25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26" w:author="Abate Rosa (GICT AI Data F)" w:date="2026-05-12T15:02:00Z" w16du:dateUtc="2026-05-12T13:02:00Z">
                  <w:rPr/>
                </w:rPrChange>
              </w:rPr>
              <w:t>Documento architettura tecnica. Mappa integrazioni. Dataset etichettato con 20 sotto-tipi. Regole di business validate</w:t>
            </w:r>
          </w:p>
        </w:tc>
      </w:tr>
      <w:tr w:rsidR="005836EB" w:rsidRPr="0098219E" w14:paraId="43EA9CA4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4272CEAB" w14:textId="4B47FC5E" w:rsidR="005836EB" w:rsidRPr="0098219E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27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28" w:author="Abate Rosa (GICT AI Data F)" w:date="2026-05-12T15:02:00Z" w16du:dateUtc="2026-05-12T13:02:00Z">
                  <w:rPr/>
                </w:rPrChange>
              </w:rPr>
              <w:t>F2 – Classificazione e Routing (4 sett.)</w:t>
            </w:r>
          </w:p>
        </w:tc>
        <w:tc>
          <w:tcPr>
            <w:tcW w:w="128" w:type="pct"/>
            <w:noWrap/>
            <w:vAlign w:val="center"/>
          </w:tcPr>
          <w:p w14:paraId="496F5654" w14:textId="65B77D1F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29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30" w:author="Abate Rosa (GICT AI Data F)" w:date="2026-05-12T15:02:00Z" w16du:dateUtc="2026-05-12T13:02:00Z">
                  <w:rPr/>
                </w:rPrChange>
              </w:rPr>
              <w:t>M2-M3</w:t>
            </w:r>
          </w:p>
        </w:tc>
        <w:tc>
          <w:tcPr>
            <w:tcW w:w="2617" w:type="pct"/>
            <w:noWrap/>
            <w:vAlign w:val="center"/>
          </w:tcPr>
          <w:p w14:paraId="4F4FB70C" w14:textId="29921EE2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31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32" w:author="Abate Rosa (GICT AI Data F)" w:date="2026-05-12T15:02:00Z" w16du:dateUtc="2026-05-12T13:02:00Z">
                  <w:rPr/>
                </w:rPrChange>
              </w:rPr>
              <w:t>Sviluppo Motore Classificazione IA NLP multiclasse (20 sotto-tipi). Sviluppo Motore Routing Parametrico (8 percorsi) con tabella parametrica configurabile</w:t>
            </w:r>
          </w:p>
        </w:tc>
        <w:tc>
          <w:tcPr>
            <w:tcW w:w="1246" w:type="pct"/>
            <w:noWrap/>
            <w:vAlign w:val="center"/>
          </w:tcPr>
          <w:p w14:paraId="402E1BBB" w14:textId="00E9EF68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33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34" w:author="Abate Rosa (GICT AI Data F)" w:date="2026-05-12T15:02:00Z" w16du:dateUtc="2026-05-12T13:02:00Z">
                  <w:rPr/>
                </w:rPrChange>
              </w:rPr>
              <w:t>Modello classificazione IA v1.0 validato (accuracy ≥ soglia concordata). Motore Routing deployato. Tabella parametri configurata e validata</w:t>
            </w:r>
          </w:p>
        </w:tc>
      </w:tr>
      <w:tr w:rsidR="005836EB" w:rsidRPr="0098219E" w14:paraId="35E7AAB1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1A8812E7" w14:textId="43F8AB23" w:rsidR="005836EB" w:rsidRPr="0098219E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35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36" w:author="Abate Rosa (GICT AI Data F)" w:date="2026-05-12T15:02:00Z" w16du:dateUtc="2026-05-12T13:02:00Z">
                  <w:rPr/>
                </w:rPrChange>
              </w:rPr>
              <w:t>F3 – Pipeline OCR e Integrazioni Core (6 sett.)</w:t>
            </w:r>
          </w:p>
        </w:tc>
        <w:tc>
          <w:tcPr>
            <w:tcW w:w="128" w:type="pct"/>
            <w:noWrap/>
            <w:vAlign w:val="center"/>
          </w:tcPr>
          <w:p w14:paraId="7149DACB" w14:textId="06569E04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37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38" w:author="Abate Rosa (GICT AI Data F)" w:date="2026-05-12T15:02:00Z" w16du:dateUtc="2026-05-12T13:02:00Z">
                  <w:rPr/>
                </w:rPrChange>
              </w:rPr>
              <w:t>M3-M5</w:t>
            </w:r>
          </w:p>
        </w:tc>
        <w:tc>
          <w:tcPr>
            <w:tcW w:w="2617" w:type="pct"/>
            <w:noWrap/>
            <w:vAlign w:val="center"/>
          </w:tcPr>
          <w:p w14:paraId="395B8466" w14:textId="3A706EC7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39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40" w:author="Abate Rosa (GICT AI Data F)" w:date="2026-05-12T15:02:00Z" w16du:dateUtc="2026-05-12T13:02:00Z">
                  <w:rPr/>
                </w:rPrChange>
              </w:rPr>
              <w:t>Sviluppo pipeline OCR per canali manuali. Connettori core (GESI, FARE, GEMAS, WART, PUC, RECORE) + orchestratore base. AI Field Mapper. Configurazione ambiente test</w:t>
            </w:r>
          </w:p>
        </w:tc>
        <w:tc>
          <w:tcPr>
            <w:tcW w:w="1246" w:type="pct"/>
            <w:noWrap/>
            <w:vAlign w:val="center"/>
          </w:tcPr>
          <w:p w14:paraId="06F31134" w14:textId="23A98C19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41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42" w:author="Abate Rosa (GICT AI Data F)" w:date="2026-05-12T15:02:00Z" w16du:dateUtc="2026-05-12T13:02:00Z">
                  <w:rPr/>
                </w:rPrChange>
              </w:rPr>
              <w:t>Pipeline OCR funzionale. Connettori core funzionali. Primi arricchimenti automatici validati</w:t>
            </w:r>
          </w:p>
        </w:tc>
      </w:tr>
      <w:tr w:rsidR="005836EB" w:rsidRPr="0098219E" w14:paraId="32FA5FE0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138C27FD" w14:textId="21C4A6A1" w:rsidR="005836EB" w:rsidRPr="0098219E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43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44" w:author="Abate Rosa (GICT AI Data F)" w:date="2026-05-12T15:02:00Z" w16du:dateUtc="2026-05-12T13:02:00Z">
                  <w:rPr/>
                </w:rPrChange>
              </w:rPr>
              <w:t>F4 – Integrazioni Aggiuntive e Moduli IA Avanzati (6 sett.)</w:t>
            </w:r>
          </w:p>
        </w:tc>
        <w:tc>
          <w:tcPr>
            <w:tcW w:w="128" w:type="pct"/>
            <w:noWrap/>
            <w:vAlign w:val="center"/>
          </w:tcPr>
          <w:p w14:paraId="02E6C6AB" w14:textId="40FC1529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val="en-US" w:eastAsia="it-IT"/>
                <w:rPrChange w:id="345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val="en-US" w:eastAsia="it-IT"/>
                  </w:rPr>
                </w:rPrChange>
              </w:rPr>
            </w:pPr>
            <w:r w:rsidRPr="0098219E">
              <w:rPr>
                <w:highlight w:val="lightGray"/>
                <w:rPrChange w:id="346" w:author="Abate Rosa (GICT AI Data F)" w:date="2026-05-12T15:02:00Z" w16du:dateUtc="2026-05-12T13:02:00Z">
                  <w:rPr/>
                </w:rPrChange>
              </w:rPr>
              <w:t>M5-M8</w:t>
            </w:r>
          </w:p>
        </w:tc>
        <w:tc>
          <w:tcPr>
            <w:tcW w:w="2617" w:type="pct"/>
            <w:noWrap/>
            <w:vAlign w:val="center"/>
          </w:tcPr>
          <w:p w14:paraId="6A60329C" w14:textId="2929BB1D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val="en-US" w:eastAsia="it-IT"/>
                <w:rPrChange w:id="347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val="en-US" w:eastAsia="it-IT"/>
                  </w:rPr>
                </w:rPrChange>
              </w:rPr>
            </w:pPr>
            <w:r w:rsidRPr="0098219E">
              <w:rPr>
                <w:highlight w:val="lightGray"/>
                <w:rPrChange w:id="348" w:author="Abate Rosa (GICT AI Data F)" w:date="2026-05-12T15:02:00Z" w16du:dateUtc="2026-05-12T13:02:00Z">
                  <w:rPr/>
                </w:rPrChange>
              </w:rPr>
              <w:t>Connettori PVISION, EXABEAT, JASPER, EXABEAT RE, GIS, SCADA. Language QA Service. Vista unica diagnostica. Motore ZT/NBA. Modulo raggruppamento massivi. Motore Eccezioni (EXC-01..09 + SUS-01..06). 22 template comunicazioni</w:t>
            </w:r>
          </w:p>
        </w:tc>
        <w:tc>
          <w:tcPr>
            <w:tcW w:w="1246" w:type="pct"/>
            <w:noWrap/>
            <w:vAlign w:val="center"/>
          </w:tcPr>
          <w:p w14:paraId="07827620" w14:textId="35CA3395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49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50" w:author="Abate Rosa (GICT AI Data F)" w:date="2026-05-12T15:02:00Z" w16du:dateUtc="2026-05-12T13:02:00Z">
                  <w:rPr/>
                </w:rPrChange>
              </w:rPr>
              <w:t>Agente IA completo in ambiente test. Language QA validato. Gestione eccezioni operativa. Template CX validati dal team CX</w:t>
            </w:r>
          </w:p>
        </w:tc>
      </w:tr>
      <w:tr w:rsidR="005836EB" w:rsidRPr="0098219E" w14:paraId="43F6E99D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4A3CDB55" w14:textId="256CC122" w:rsidR="005836EB" w:rsidRPr="0098219E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51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52" w:author="Abate Rosa (GICT AI Data F)" w:date="2026-05-12T15:02:00Z" w16du:dateUtc="2026-05-12T13:02:00Z">
                  <w:rPr/>
                </w:rPrChange>
              </w:rPr>
              <w:t>F5 – Pilota e Validazione (6 sett.)</w:t>
            </w:r>
          </w:p>
        </w:tc>
        <w:tc>
          <w:tcPr>
            <w:tcW w:w="128" w:type="pct"/>
            <w:noWrap/>
            <w:vAlign w:val="center"/>
          </w:tcPr>
          <w:p w14:paraId="1BB7263F" w14:textId="43300CED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53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54" w:author="Abate Rosa (GICT AI Data F)" w:date="2026-05-12T15:02:00Z" w16du:dateUtc="2026-05-12T13:02:00Z">
                  <w:rPr/>
                </w:rPrChange>
              </w:rPr>
              <w:t>M8-M10</w:t>
            </w:r>
          </w:p>
        </w:tc>
        <w:tc>
          <w:tcPr>
            <w:tcW w:w="2617" w:type="pct"/>
            <w:noWrap/>
            <w:vAlign w:val="center"/>
          </w:tcPr>
          <w:p w14:paraId="5C42F49C" w14:textId="7DB5D16C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val="en-US" w:eastAsia="it-IT"/>
                <w:rPrChange w:id="355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val="en-US" w:eastAsia="it-IT"/>
                  </w:rPr>
                </w:rPrChange>
              </w:rPr>
            </w:pPr>
            <w:r w:rsidRPr="0098219E">
              <w:rPr>
                <w:highlight w:val="lightGray"/>
                <w:rPrChange w:id="356" w:author="Abate Rosa (GICT AI Data F)" w:date="2026-05-12T15:02:00Z" w16du:dateUtc="2026-05-12T13:02:00Z">
                  <w:rPr/>
                </w:rPrChange>
              </w:rPr>
              <w:t>Pilota controllato con il 20% del volume reclami (subinsieme agenti BO). Aggiustamento modelli, regole e parametri configurabili. Dashboard KPI attivo</w:t>
            </w:r>
          </w:p>
        </w:tc>
        <w:tc>
          <w:tcPr>
            <w:tcW w:w="1246" w:type="pct"/>
            <w:noWrap/>
            <w:vAlign w:val="center"/>
          </w:tcPr>
          <w:p w14:paraId="0FAEE795" w14:textId="10393513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57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58" w:author="Abate Rosa (GICT AI Data F)" w:date="2026-05-12T15:02:00Z" w16du:dateUtc="2026-05-12T13:02:00Z">
                  <w:rPr/>
                </w:rPrChange>
              </w:rPr>
              <w:t>Rapporto pilota. Modello IA aggiustato. Parametri routing calibrati. Dashboard KPI attivo</w:t>
            </w:r>
          </w:p>
        </w:tc>
      </w:tr>
      <w:tr w:rsidR="005836EB" w:rsidRPr="00BB0868" w14:paraId="61D56F9E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726D057F" w14:textId="1F386F10" w:rsidR="005836EB" w:rsidRPr="0098219E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59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60" w:author="Abate Rosa (GICT AI Data F)" w:date="2026-05-12T15:02:00Z" w16du:dateUtc="2026-05-12T13:02:00Z">
                  <w:rPr/>
                </w:rPrChange>
              </w:rPr>
              <w:t>F6 – Deployment Completo e Monitoraggio (6 sett.)</w:t>
            </w:r>
          </w:p>
        </w:tc>
        <w:tc>
          <w:tcPr>
            <w:tcW w:w="128" w:type="pct"/>
            <w:noWrap/>
            <w:vAlign w:val="center"/>
          </w:tcPr>
          <w:p w14:paraId="5B78D4B1" w14:textId="3FFE70C1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61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62" w:author="Abate Rosa (GICT AI Data F)" w:date="2026-05-12T15:02:00Z" w16du:dateUtc="2026-05-12T13:02:00Z">
                  <w:rPr/>
                </w:rPrChange>
              </w:rPr>
              <w:t>M10-M12</w:t>
            </w:r>
          </w:p>
        </w:tc>
        <w:tc>
          <w:tcPr>
            <w:tcW w:w="2617" w:type="pct"/>
            <w:noWrap/>
            <w:vAlign w:val="center"/>
          </w:tcPr>
          <w:p w14:paraId="4584785F" w14:textId="41F06FD1" w:rsidR="005836EB" w:rsidRPr="0098219E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lightGray"/>
                <w:lang w:eastAsia="it-IT"/>
                <w:rPrChange w:id="363" w:author="Abate Rosa (GICT AI Data F)" w:date="2026-05-12T15:02:00Z" w16du:dateUtc="2026-05-12T13:02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8219E">
              <w:rPr>
                <w:highlight w:val="lightGray"/>
                <w:rPrChange w:id="364" w:author="Abate Rosa (GICT AI Data F)" w:date="2026-05-12T15:02:00Z" w16du:dateUtc="2026-05-12T13:02:00Z">
                  <w:rPr/>
                </w:rPrChange>
              </w:rPr>
              <w:t>Deployment al 100% del volume. Attivazione Panel di Monitoraggio e Allerte in Teams</w:t>
            </w:r>
          </w:p>
        </w:tc>
        <w:tc>
          <w:tcPr>
            <w:tcW w:w="1246" w:type="pct"/>
            <w:noWrap/>
            <w:vAlign w:val="center"/>
          </w:tcPr>
          <w:p w14:paraId="060AA7D6" w14:textId="5839F171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8219E">
              <w:rPr>
                <w:highlight w:val="lightGray"/>
                <w:rPrChange w:id="365" w:author="Abate Rosa (GICT AI Data F)" w:date="2026-05-12T15:02:00Z" w16du:dateUtc="2026-05-12T13:02:00Z">
                  <w:rPr/>
                </w:rPrChange>
              </w:rPr>
              <w:t>Sistema in produzione completa. Dashboard KPI attivo. Piano manutenzione modello. Release definitiva</w:t>
            </w:r>
          </w:p>
        </w:tc>
      </w:tr>
    </w:tbl>
    <w:p w14:paraId="5427E70D" w14:textId="0B9460F5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Durata Totale Stimata: 12 mesi (M1-M12; Fasi 3 e 4 parzialmente parallelizzabili)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366" w:name="_Toc229413188"/>
      <w:r>
        <w:t>6. KPI</w:t>
      </w:r>
      <w:bookmarkEnd w:id="366"/>
    </w:p>
    <w:p w14:paraId="02C9AB13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 xml:space="preserve">KPI </w:t>
      </w:r>
      <w:commentRangeStart w:id="367"/>
      <w:r w:rsidRPr="00AE4C2E">
        <w:rPr>
          <w:b/>
          <w:bCs/>
        </w:rPr>
        <w:t>Quantitativi</w:t>
      </w:r>
      <w:commentRangeEnd w:id="367"/>
      <w:r w:rsidR="00935A7F">
        <w:rPr>
          <w:rStyle w:val="Rimandocommento"/>
        </w:rPr>
        <w:commentReference w:id="367"/>
      </w:r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3719"/>
        <w:gridCol w:w="2420"/>
        <w:gridCol w:w="2221"/>
        <w:gridCol w:w="1268"/>
      </w:tblGrid>
      <w:tr w:rsidR="0095193B" w:rsidRPr="00935A7F" w14:paraId="52F765B1" w14:textId="77777777" w:rsidTr="009519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DB4B978" w14:textId="435E921D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  <w:rPrChange w:id="368" w:author="Abate Rosa (GICT AI Data F)" w:date="2026-05-12T12:50:00Z" w16du:dateUtc="2026-05-12T10:50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35A7F">
              <w:rPr>
                <w:rFonts w:ascii="Segoe UI" w:hAnsi="Segoe UI" w:cs="Segoe UI"/>
                <w:highlight w:val="yellow"/>
                <w:rPrChange w:id="369" w:author="Abate Rosa (GICT AI Data F)" w:date="2026-05-12T12:50:00Z" w16du:dateUtc="2026-05-12T10:50:00Z">
                  <w:rPr>
                    <w:rFonts w:ascii="Segoe UI" w:hAnsi="Segoe UI" w:cs="Segoe UI"/>
                  </w:rPr>
                </w:rPrChange>
              </w:rPr>
              <w:lastRenderedPageBreak/>
              <w:t>KPI</w:t>
            </w:r>
          </w:p>
        </w:tc>
        <w:tc>
          <w:tcPr>
            <w:tcW w:w="0" w:type="auto"/>
            <w:noWrap/>
            <w:vAlign w:val="center"/>
            <w:hideMark/>
          </w:tcPr>
          <w:p w14:paraId="693BE199" w14:textId="2457EEF6" w:rsidR="0095193B" w:rsidRPr="00935A7F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  <w:rPrChange w:id="370" w:author="Abate Rosa (GICT AI Data F)" w:date="2026-05-12T12:50:00Z" w16du:dateUtc="2026-05-12T10:50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35A7F">
              <w:rPr>
                <w:rFonts w:ascii="Segoe UI" w:hAnsi="Segoe UI" w:cs="Segoe UI"/>
                <w:highlight w:val="yellow"/>
                <w:rPrChange w:id="371" w:author="Abate Rosa (GICT AI Data F)" w:date="2026-05-12T12:50:00Z" w16du:dateUtc="2026-05-12T10:50:00Z">
                  <w:rPr>
                    <w:rFonts w:ascii="Segoe UI" w:hAnsi="Segoe UI" w:cs="Segoe UI"/>
                  </w:rPr>
                </w:rPrChange>
              </w:rPr>
              <w:t>Baseline AS-IS</w:t>
            </w:r>
          </w:p>
        </w:tc>
        <w:tc>
          <w:tcPr>
            <w:tcW w:w="0" w:type="auto"/>
            <w:noWrap/>
            <w:vAlign w:val="center"/>
            <w:hideMark/>
          </w:tcPr>
          <w:p w14:paraId="394A937B" w14:textId="5F7C050D" w:rsidR="0095193B" w:rsidRPr="00935A7F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  <w:rPrChange w:id="372" w:author="Abate Rosa (GICT AI Data F)" w:date="2026-05-12T12:50:00Z" w16du:dateUtc="2026-05-12T10:50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35A7F">
              <w:rPr>
                <w:rFonts w:ascii="Segoe UI" w:hAnsi="Segoe UI" w:cs="Segoe UI"/>
                <w:highlight w:val="yellow"/>
                <w:rPrChange w:id="373" w:author="Abate Rosa (GICT AI Data F)" w:date="2026-05-12T12:50:00Z" w16du:dateUtc="2026-05-12T10:50:00Z">
                  <w:rPr>
                    <w:rFonts w:ascii="Segoe UI" w:hAnsi="Segoe UI" w:cs="Segoe UI"/>
                  </w:rPr>
                </w:rPrChange>
              </w:rPr>
              <w:t>Target TO-BE</w:t>
            </w:r>
          </w:p>
        </w:tc>
        <w:tc>
          <w:tcPr>
            <w:tcW w:w="0" w:type="auto"/>
            <w:noWrap/>
            <w:vAlign w:val="center"/>
            <w:hideMark/>
          </w:tcPr>
          <w:p w14:paraId="7D08BAE9" w14:textId="65B5E527" w:rsidR="0095193B" w:rsidRPr="00935A7F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  <w:rPrChange w:id="374" w:author="Abate Rosa (GICT AI Data F)" w:date="2026-05-12T12:50:00Z" w16du:dateUtc="2026-05-12T10:50:00Z">
                  <w:rPr>
                    <w:rFonts w:ascii="Aptos Narrow" w:eastAsia="Times New Roman" w:hAnsi="Aptos Narrow" w:cs="Times New Roman"/>
                    <w:sz w:val="16"/>
                    <w:szCs w:val="16"/>
                    <w:lang w:eastAsia="it-IT"/>
                  </w:rPr>
                </w:rPrChange>
              </w:rPr>
            </w:pPr>
            <w:r w:rsidRPr="00935A7F">
              <w:rPr>
                <w:rFonts w:ascii="Segoe UI" w:hAnsi="Segoe UI" w:cs="Segoe UI"/>
                <w:highlight w:val="yellow"/>
                <w:rPrChange w:id="375" w:author="Abate Rosa (GICT AI Data F)" w:date="2026-05-12T12:50:00Z" w16du:dateUtc="2026-05-12T10:50:00Z">
                  <w:rPr>
                    <w:rFonts w:ascii="Segoe UI" w:hAnsi="Segoe UI" w:cs="Segoe UI"/>
                  </w:rPr>
                </w:rPrChange>
              </w:rPr>
              <w:t>% Miglioramento</w:t>
            </w:r>
          </w:p>
        </w:tc>
      </w:tr>
      <w:tr w:rsidR="0095193B" w:rsidRPr="00935A7F" w14:paraId="670A8632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78052A9D" w14:textId="00843D7B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76" w:author="Abate Rosa (GICT AI Data F)" w:date="2026-05-12T12:50:00Z" w16du:dateUtc="2026-05-12T10:50:00Z">
                  <w:rPr/>
                </w:rPrChange>
              </w:rPr>
              <w:t>Tempo medio arricchimento BO (apertura → campi completi)</w:t>
            </w:r>
          </w:p>
        </w:tc>
        <w:tc>
          <w:tcPr>
            <w:tcW w:w="0" w:type="auto"/>
            <w:noWrap/>
            <w:vAlign w:val="center"/>
          </w:tcPr>
          <w:p w14:paraId="7940B7C7" w14:textId="6A56017E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77" w:author="Abate Rosa (GICT AI Data F)" w:date="2026-05-12T12:50:00Z" w16du:dateUtc="2026-05-12T10:50:00Z">
                  <w:rPr/>
                </w:rPrChange>
              </w:rPr>
              <w:t>20-40 minuti/caso</w:t>
            </w:r>
          </w:p>
        </w:tc>
        <w:tc>
          <w:tcPr>
            <w:tcW w:w="0" w:type="auto"/>
            <w:noWrap/>
            <w:vAlign w:val="center"/>
          </w:tcPr>
          <w:p w14:paraId="42D7391D" w14:textId="147BBEDE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78" w:author="Abate Rosa (GICT AI Data F)" w:date="2026-05-12T12:50:00Z" w16du:dateUtc="2026-05-12T10:50:00Z">
                  <w:rPr/>
                </w:rPrChange>
              </w:rPr>
              <w:t>&lt;2 minuti/caso</w:t>
            </w:r>
          </w:p>
        </w:tc>
        <w:tc>
          <w:tcPr>
            <w:tcW w:w="0" w:type="auto"/>
            <w:noWrap/>
            <w:vAlign w:val="center"/>
          </w:tcPr>
          <w:p w14:paraId="55B6F60F" w14:textId="56584C80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val="en-US" w:eastAsia="it-IT"/>
              </w:rPr>
            </w:pPr>
            <w:r w:rsidRPr="00935A7F">
              <w:rPr>
                <w:highlight w:val="yellow"/>
                <w:rPrChange w:id="379" w:author="Abate Rosa (GICT AI Data F)" w:date="2026-05-12T12:50:00Z" w16du:dateUtc="2026-05-12T10:50:00Z">
                  <w:rPr/>
                </w:rPrChange>
              </w:rPr>
              <w:t>≥90% di riduzione</w:t>
            </w:r>
          </w:p>
        </w:tc>
      </w:tr>
      <w:tr w:rsidR="0095193B" w:rsidRPr="00935A7F" w14:paraId="1770BEE6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19CB29D2" w14:textId="0B0F0761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0" w:author="Abate Rosa (GICT AI Data F)" w:date="2026-05-12T12:50:00Z" w16du:dateUtc="2026-05-12T10:50:00Z">
                  <w:rPr/>
                </w:rPrChange>
              </w:rPr>
              <w:t>Tempo di raccolta contesto tecnico per gestore</w:t>
            </w:r>
          </w:p>
        </w:tc>
        <w:tc>
          <w:tcPr>
            <w:tcW w:w="0" w:type="auto"/>
            <w:noWrap/>
            <w:vAlign w:val="center"/>
          </w:tcPr>
          <w:p w14:paraId="22102838" w14:textId="080D8E0C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1" w:author="Abate Rosa (GICT AI Data F)" w:date="2026-05-12T12:50:00Z" w16du:dateUtc="2026-05-12T10:50:00Z">
                  <w:rPr/>
                </w:rPrChange>
              </w:rPr>
              <w:t>15-40 minuti/caso (media 20 min)</w:t>
            </w:r>
          </w:p>
        </w:tc>
        <w:tc>
          <w:tcPr>
            <w:tcW w:w="0" w:type="auto"/>
            <w:noWrap/>
            <w:vAlign w:val="center"/>
          </w:tcPr>
          <w:p w14:paraId="60E3B865" w14:textId="212E4B5A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2" w:author="Abate Rosa (GICT AI Data F)" w:date="2026-05-12T12:50:00Z" w16du:dateUtc="2026-05-12T10:50:00Z">
                  <w:rPr/>
                </w:rPrChange>
              </w:rPr>
              <w:t>0 minuti (recupero automatico)</w:t>
            </w:r>
          </w:p>
        </w:tc>
        <w:tc>
          <w:tcPr>
            <w:tcW w:w="0" w:type="auto"/>
            <w:noWrap/>
            <w:vAlign w:val="center"/>
          </w:tcPr>
          <w:p w14:paraId="1B25E28B" w14:textId="6C375114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3" w:author="Abate Rosa (GICT AI Data F)" w:date="2026-05-12T12:50:00Z" w16du:dateUtc="2026-05-12T10:50:00Z">
                  <w:rPr/>
                </w:rPrChange>
              </w:rPr>
              <w:t>100% eliminato</w:t>
            </w:r>
          </w:p>
        </w:tc>
      </w:tr>
      <w:tr w:rsidR="0095193B" w:rsidRPr="00935A7F" w14:paraId="4203A67C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5B582D35" w14:textId="6FEBDE44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4" w:author="Abate Rosa (GICT AI Data F)" w:date="2026-05-12T12:50:00Z" w16du:dateUtc="2026-05-12T10:50:00Z">
                  <w:rPr/>
                </w:rPrChange>
              </w:rPr>
              <w:t>Tasso di ri-routing / riclassificazione</w:t>
            </w:r>
          </w:p>
        </w:tc>
        <w:tc>
          <w:tcPr>
            <w:tcW w:w="0" w:type="auto"/>
            <w:noWrap/>
            <w:vAlign w:val="center"/>
          </w:tcPr>
          <w:p w14:paraId="60CB382C" w14:textId="616161A5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5" w:author="Abate Rosa (GICT AI Data F)" w:date="2026-05-12T12:50:00Z" w16du:dateUtc="2026-05-12T10:50:00Z">
                  <w:rPr/>
                </w:rPrChange>
              </w:rPr>
              <w:t>35%</w:t>
            </w:r>
          </w:p>
        </w:tc>
        <w:tc>
          <w:tcPr>
            <w:tcW w:w="0" w:type="auto"/>
            <w:noWrap/>
            <w:vAlign w:val="center"/>
          </w:tcPr>
          <w:p w14:paraId="6F36DBBB" w14:textId="7D5FDAFF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6" w:author="Abate Rosa (GICT AI Data F)" w:date="2026-05-12T12:50:00Z" w16du:dateUtc="2026-05-12T10:50:00Z">
                  <w:rPr/>
                </w:rPrChange>
              </w:rPr>
              <w:t>&lt;8%</w:t>
            </w:r>
          </w:p>
        </w:tc>
        <w:tc>
          <w:tcPr>
            <w:tcW w:w="0" w:type="auto"/>
            <w:noWrap/>
            <w:vAlign w:val="center"/>
          </w:tcPr>
          <w:p w14:paraId="2698766B" w14:textId="5A9ABD5F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7" w:author="Abate Rosa (GICT AI Data F)" w:date="2026-05-12T12:50:00Z" w16du:dateUtc="2026-05-12T10:50:00Z">
                  <w:rPr/>
                </w:rPrChange>
              </w:rPr>
              <w:t>-77%</w:t>
            </w:r>
          </w:p>
        </w:tc>
      </w:tr>
      <w:tr w:rsidR="0095193B" w:rsidRPr="00935A7F" w14:paraId="723F97B4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2116C50E" w14:textId="237E7C2F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8" w:author="Abate Rosa (GICT AI Data F)" w:date="2026-05-12T12:50:00Z" w16du:dateUtc="2026-05-12T10:50:00Z">
                  <w:rPr/>
                </w:rPrChange>
              </w:rPr>
              <w:t>Tasso di chiusura automatica</w:t>
            </w:r>
          </w:p>
        </w:tc>
        <w:tc>
          <w:tcPr>
            <w:tcW w:w="0" w:type="auto"/>
            <w:noWrap/>
            <w:vAlign w:val="center"/>
          </w:tcPr>
          <w:p w14:paraId="0192740B" w14:textId="076AB3C0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89" w:author="Abate Rosa (GICT AI Data F)" w:date="2026-05-12T12:50:00Z" w16du:dateUtc="2026-05-12T10:50:00Z">
                  <w:rPr/>
                </w:rPrChange>
              </w:rPr>
              <w:t>28%</w:t>
            </w:r>
          </w:p>
        </w:tc>
        <w:tc>
          <w:tcPr>
            <w:tcW w:w="0" w:type="auto"/>
            <w:noWrap/>
            <w:vAlign w:val="center"/>
          </w:tcPr>
          <w:p w14:paraId="6A7A882F" w14:textId="05D99661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90" w:author="Abate Rosa (GICT AI Data F)" w:date="2026-05-12T12:50:00Z" w16du:dateUtc="2026-05-12T10:50:00Z">
                  <w:rPr/>
                </w:rPrChange>
              </w:rPr>
              <w:t>65%</w:t>
            </w:r>
          </w:p>
        </w:tc>
        <w:tc>
          <w:tcPr>
            <w:tcW w:w="0" w:type="auto"/>
            <w:noWrap/>
            <w:vAlign w:val="center"/>
          </w:tcPr>
          <w:p w14:paraId="79C76A22" w14:textId="46BAC30D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val="en-US" w:eastAsia="it-IT"/>
              </w:rPr>
            </w:pPr>
            <w:r w:rsidRPr="00935A7F">
              <w:rPr>
                <w:highlight w:val="yellow"/>
                <w:rPrChange w:id="391" w:author="Abate Rosa (GICT AI Data F)" w:date="2026-05-12T12:50:00Z" w16du:dateUtc="2026-05-12T10:50:00Z">
                  <w:rPr/>
                </w:rPrChange>
              </w:rPr>
              <w:t>+132%</w:t>
            </w:r>
          </w:p>
        </w:tc>
      </w:tr>
      <w:tr w:rsidR="0095193B" w:rsidRPr="00935A7F" w14:paraId="39A723C7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484D93F5" w14:textId="77777777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92" w:author="Abate Rosa (GICT AI Data F)" w:date="2026-05-12T12:50:00Z" w16du:dateUtc="2026-05-12T10:50:00Z">
                  <w:rPr/>
                </w:rPrChange>
              </w:rPr>
              <w:t>Tasso di risoluzione Zero-Time</w:t>
            </w:r>
          </w:p>
        </w:tc>
        <w:tc>
          <w:tcPr>
            <w:tcW w:w="0" w:type="auto"/>
            <w:noWrap/>
            <w:vAlign w:val="center"/>
          </w:tcPr>
          <w:p w14:paraId="6331E675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93" w:author="Abate Rosa (GICT AI Data F)" w:date="2026-05-12T12:50:00Z" w16du:dateUtc="2026-05-12T10:50:00Z">
                  <w:rPr/>
                </w:rPrChange>
              </w:rPr>
              <w:t>Baseline AS-IS (da misurare)</w:t>
            </w:r>
          </w:p>
        </w:tc>
        <w:tc>
          <w:tcPr>
            <w:tcW w:w="0" w:type="auto"/>
            <w:noWrap/>
            <w:vAlign w:val="center"/>
          </w:tcPr>
          <w:p w14:paraId="0C630926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94" w:author="Abate Rosa (GICT AI Data F)" w:date="2026-05-12T12:50:00Z" w16du:dateUtc="2026-05-12T10:50:00Z">
                  <w:rPr/>
                </w:rPrChange>
              </w:rPr>
              <w:t>Incremento ≥20% su baseline</w:t>
            </w:r>
          </w:p>
        </w:tc>
        <w:tc>
          <w:tcPr>
            <w:tcW w:w="0" w:type="auto"/>
            <w:noWrap/>
            <w:vAlign w:val="center"/>
          </w:tcPr>
          <w:p w14:paraId="4E62A6D5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val="en-US" w:eastAsia="it-IT"/>
              </w:rPr>
            </w:pPr>
            <w:r w:rsidRPr="00935A7F">
              <w:rPr>
                <w:highlight w:val="yellow"/>
                <w:rPrChange w:id="395" w:author="Abate Rosa (GICT AI Data F)" w:date="2026-05-12T12:50:00Z" w16du:dateUtc="2026-05-12T10:50:00Z">
                  <w:rPr/>
                </w:rPrChange>
              </w:rPr>
              <w:t>≥20%</w:t>
            </w:r>
          </w:p>
        </w:tc>
      </w:tr>
      <w:tr w:rsidR="0095193B" w:rsidRPr="00935A7F" w14:paraId="377DA22C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5C14606F" w14:textId="77777777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96" w:author="Abate Rosa (GICT AI Data F)" w:date="2026-05-12T12:50:00Z" w16du:dateUtc="2026-05-12T10:50:00Z">
                  <w:rPr/>
                </w:rPrChange>
              </w:rPr>
              <w:t>Tempo medio di ciclo totale (apertura → chiusura definitiva)</w:t>
            </w:r>
          </w:p>
        </w:tc>
        <w:tc>
          <w:tcPr>
            <w:tcW w:w="0" w:type="auto"/>
            <w:noWrap/>
            <w:vAlign w:val="center"/>
          </w:tcPr>
          <w:p w14:paraId="14C465AF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97" w:author="Abate Rosa (GICT AI Data F)" w:date="2026-05-12T12:50:00Z" w16du:dateUtc="2026-05-12T10:50:00Z">
                  <w:rPr/>
                </w:rPrChange>
              </w:rPr>
              <w:t>12,4 giorni lavorativi</w:t>
            </w:r>
          </w:p>
        </w:tc>
        <w:tc>
          <w:tcPr>
            <w:tcW w:w="0" w:type="auto"/>
            <w:noWrap/>
            <w:vAlign w:val="center"/>
          </w:tcPr>
          <w:p w14:paraId="4D7D9881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398" w:author="Abate Rosa (GICT AI Data F)" w:date="2026-05-12T12:50:00Z" w16du:dateUtc="2026-05-12T10:50:00Z">
                  <w:rPr/>
                </w:rPrChange>
              </w:rPr>
              <w:t>&lt;7 giorni lavorativi</w:t>
            </w:r>
          </w:p>
        </w:tc>
        <w:tc>
          <w:tcPr>
            <w:tcW w:w="0" w:type="auto"/>
            <w:noWrap/>
            <w:vAlign w:val="center"/>
          </w:tcPr>
          <w:p w14:paraId="665073F6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val="en-US" w:eastAsia="it-IT"/>
              </w:rPr>
            </w:pPr>
            <w:r w:rsidRPr="00935A7F">
              <w:rPr>
                <w:highlight w:val="yellow"/>
                <w:rPrChange w:id="399" w:author="Abate Rosa (GICT AI Data F)" w:date="2026-05-12T12:50:00Z" w16du:dateUtc="2026-05-12T10:50:00Z">
                  <w:rPr/>
                </w:rPrChange>
              </w:rPr>
              <w:t>≥45% di riduzione</w:t>
            </w:r>
          </w:p>
        </w:tc>
      </w:tr>
      <w:tr w:rsidR="0095193B" w:rsidRPr="00935A7F" w14:paraId="61FC2B29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69C34AD9" w14:textId="77777777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00" w:author="Abate Rosa (GICT AI Data F)" w:date="2026-05-12T12:50:00Z" w16du:dateUtc="2026-05-12T10:50:00Z">
                  <w:rPr/>
                </w:rPrChange>
              </w:rPr>
              <w:t>Volume fascicoli duplicati per incidenze massive</w:t>
            </w:r>
          </w:p>
        </w:tc>
        <w:tc>
          <w:tcPr>
            <w:tcW w:w="0" w:type="auto"/>
            <w:noWrap/>
            <w:vAlign w:val="center"/>
          </w:tcPr>
          <w:p w14:paraId="041B5102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01" w:author="Abate Rosa (GICT AI Data F)" w:date="2026-05-12T12:50:00Z" w16du:dateUtc="2026-05-12T10:50:00Z">
                  <w:rPr/>
                </w:rPrChange>
              </w:rPr>
              <w:t>100% duplicati (senza raggruppamento)</w:t>
            </w:r>
          </w:p>
        </w:tc>
        <w:tc>
          <w:tcPr>
            <w:tcW w:w="0" w:type="auto"/>
            <w:noWrap/>
            <w:vAlign w:val="center"/>
          </w:tcPr>
          <w:p w14:paraId="26FF7BF7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02" w:author="Abate Rosa (GICT AI Data F)" w:date="2026-05-12T12:50:00Z" w16du:dateUtc="2026-05-12T10:50:00Z">
                  <w:rPr/>
                </w:rPrChange>
              </w:rPr>
              <w:t>&lt;30% (raggruppamento automatico)</w:t>
            </w:r>
          </w:p>
        </w:tc>
        <w:tc>
          <w:tcPr>
            <w:tcW w:w="0" w:type="auto"/>
            <w:noWrap/>
            <w:vAlign w:val="center"/>
          </w:tcPr>
          <w:p w14:paraId="32437C16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val="en-US" w:eastAsia="it-IT"/>
              </w:rPr>
            </w:pPr>
            <w:r w:rsidRPr="00935A7F">
              <w:rPr>
                <w:highlight w:val="yellow"/>
                <w:rPrChange w:id="403" w:author="Abate Rosa (GICT AI Data F)" w:date="2026-05-12T12:50:00Z" w16du:dateUtc="2026-05-12T10:50:00Z">
                  <w:rPr/>
                </w:rPrChange>
              </w:rPr>
              <w:t>-70%</w:t>
            </w:r>
          </w:p>
        </w:tc>
      </w:tr>
      <w:tr w:rsidR="0095193B" w:rsidRPr="00935A7F" w14:paraId="10AA2066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2210B590" w14:textId="77777777" w:rsidR="0095193B" w:rsidRPr="00935A7F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04" w:author="Abate Rosa (GICT AI Data F)" w:date="2026-05-12T12:50:00Z" w16du:dateUtc="2026-05-12T10:50:00Z">
                  <w:rPr/>
                </w:rPrChange>
              </w:rPr>
              <w:t>Soddisfazione del cliente (CSAT post-reclamo)</w:t>
            </w:r>
          </w:p>
        </w:tc>
        <w:tc>
          <w:tcPr>
            <w:tcW w:w="0" w:type="auto"/>
            <w:noWrap/>
            <w:vAlign w:val="center"/>
          </w:tcPr>
          <w:p w14:paraId="76121DD7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05" w:author="Abate Rosa (GICT AI Data F)" w:date="2026-05-12T12:50:00Z" w16du:dateUtc="2026-05-12T10:50:00Z">
                  <w:rPr/>
                </w:rPrChange>
              </w:rPr>
              <w:t>3,2/5</w:t>
            </w:r>
          </w:p>
        </w:tc>
        <w:tc>
          <w:tcPr>
            <w:tcW w:w="0" w:type="auto"/>
            <w:noWrap/>
            <w:vAlign w:val="center"/>
          </w:tcPr>
          <w:p w14:paraId="300FBAB7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06" w:author="Abate Rosa (GICT AI Data F)" w:date="2026-05-12T12:50:00Z" w16du:dateUtc="2026-05-12T10:50:00Z">
                  <w:rPr/>
                </w:rPrChange>
              </w:rPr>
              <w:t>≥4,0/5</w:t>
            </w:r>
          </w:p>
        </w:tc>
        <w:tc>
          <w:tcPr>
            <w:tcW w:w="0" w:type="auto"/>
            <w:noWrap/>
            <w:vAlign w:val="center"/>
          </w:tcPr>
          <w:p w14:paraId="667AD0D3" w14:textId="77777777" w:rsidR="0095193B" w:rsidRPr="00935A7F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val="en-US" w:eastAsia="it-IT"/>
              </w:rPr>
            </w:pPr>
            <w:r w:rsidRPr="00935A7F">
              <w:rPr>
                <w:highlight w:val="yellow"/>
                <w:rPrChange w:id="407" w:author="Abate Rosa (GICT AI Data F)" w:date="2026-05-12T12:50:00Z" w16du:dateUtc="2026-05-12T10:50:00Z">
                  <w:rPr/>
                </w:rPrChange>
              </w:rPr>
              <w:t>+25%</w:t>
            </w:r>
          </w:p>
        </w:tc>
      </w:tr>
    </w:tbl>
    <w:p w14:paraId="0CABD040" w14:textId="77777777" w:rsidR="00CB6F59" w:rsidRPr="00935A7F" w:rsidRDefault="00CB6F59" w:rsidP="00CB6F59">
      <w:pPr>
        <w:rPr>
          <w:highlight w:val="yellow"/>
          <w:lang w:val="en-US"/>
          <w:rPrChange w:id="408" w:author="Abate Rosa (GICT AI Data F)" w:date="2026-05-12T12:50:00Z" w16du:dateUtc="2026-05-12T10:50:00Z">
            <w:rPr>
              <w:lang w:val="en-US"/>
            </w:rPr>
          </w:rPrChange>
        </w:rPr>
      </w:pPr>
    </w:p>
    <w:p w14:paraId="3660E478" w14:textId="77777777" w:rsidR="00CB6F59" w:rsidRPr="00935A7F" w:rsidRDefault="00CB6F59" w:rsidP="00CB6F59">
      <w:pPr>
        <w:rPr>
          <w:b/>
          <w:bCs/>
          <w:highlight w:val="yellow"/>
          <w:rPrChange w:id="409" w:author="Abate Rosa (GICT AI Data F)" w:date="2026-05-12T12:50:00Z" w16du:dateUtc="2026-05-12T10:50:00Z">
            <w:rPr>
              <w:b/>
              <w:bCs/>
            </w:rPr>
          </w:rPrChange>
        </w:rPr>
      </w:pPr>
      <w:r w:rsidRPr="00935A7F">
        <w:rPr>
          <w:b/>
          <w:bCs/>
          <w:highlight w:val="yellow"/>
          <w:rPrChange w:id="410" w:author="Abate Rosa (GICT AI Data F)" w:date="2026-05-12T12:50:00Z" w16du:dateUtc="2026-05-12T10:50:00Z">
            <w:rPr>
              <w:b/>
              <w:bCs/>
            </w:rPr>
          </w:rPrChange>
        </w:rPr>
        <w:t>KPI Qualitativi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699"/>
        <w:gridCol w:w="3295"/>
        <w:gridCol w:w="3634"/>
      </w:tblGrid>
      <w:tr w:rsidR="00DF1682" w:rsidRPr="00935A7F" w14:paraId="7F551484" w14:textId="77777777" w:rsidTr="00D9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  <w:hideMark/>
          </w:tcPr>
          <w:p w14:paraId="3E29926E" w14:textId="2717DB6C" w:rsidR="00DF1682" w:rsidRPr="00935A7F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  <w:rPrChange w:id="411" w:author="Abate Rosa (GICT AI Data F)" w:date="2026-05-12T12:50:00Z" w16du:dateUtc="2026-05-12T10:50:00Z">
                  <w:rPr>
                    <w:rFonts w:ascii="Aptos Narrow" w:eastAsia="Times New Roman" w:hAnsi="Aptos Narrow" w:cs="Times New Roman"/>
                    <w:sz w:val="18"/>
                    <w:szCs w:val="18"/>
                    <w:lang w:eastAsia="it-IT"/>
                  </w:rPr>
                </w:rPrChange>
              </w:rPr>
            </w:pPr>
            <w:r w:rsidRPr="00935A7F">
              <w:rPr>
                <w:rFonts w:ascii="Segoe UI" w:hAnsi="Segoe UI" w:cs="Segoe UI"/>
                <w:highlight w:val="yellow"/>
                <w:rPrChange w:id="412" w:author="Abate Rosa (GICT AI Data F)" w:date="2026-05-12T12:50:00Z" w16du:dateUtc="2026-05-12T10:50:00Z">
                  <w:rPr>
                    <w:rFonts w:ascii="Segoe UI" w:hAnsi="Segoe UI" w:cs="Segoe UI"/>
                  </w:rPr>
                </w:rPrChange>
              </w:rPr>
              <w:t>KPI</w:t>
            </w:r>
          </w:p>
        </w:tc>
        <w:tc>
          <w:tcPr>
            <w:tcW w:w="1852" w:type="pct"/>
            <w:noWrap/>
            <w:vAlign w:val="center"/>
            <w:hideMark/>
          </w:tcPr>
          <w:p w14:paraId="5BE360B3" w14:textId="73C12C16" w:rsidR="00DF1682" w:rsidRPr="00935A7F" w:rsidRDefault="00DF1682" w:rsidP="00DF168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  <w:rPrChange w:id="413" w:author="Abate Rosa (GICT AI Data F)" w:date="2026-05-12T12:50:00Z" w16du:dateUtc="2026-05-12T10:50:00Z">
                  <w:rPr>
                    <w:rFonts w:ascii="Aptos Narrow" w:eastAsia="Times New Roman" w:hAnsi="Aptos Narrow" w:cs="Times New Roman"/>
                    <w:sz w:val="18"/>
                    <w:szCs w:val="18"/>
                    <w:lang w:eastAsia="it-IT"/>
                  </w:rPr>
                </w:rPrChange>
              </w:rPr>
            </w:pPr>
            <w:r w:rsidRPr="00935A7F">
              <w:rPr>
                <w:rFonts w:ascii="Segoe UI" w:hAnsi="Segoe UI" w:cs="Segoe UI"/>
                <w:highlight w:val="yellow"/>
                <w:rPrChange w:id="414" w:author="Abate Rosa (GICT AI Data F)" w:date="2026-05-12T12:50:00Z" w16du:dateUtc="2026-05-12T10:50:00Z">
                  <w:rPr>
                    <w:rFonts w:ascii="Segoe UI" w:hAnsi="Segoe UI" w:cs="Segoe UI"/>
                  </w:rPr>
                </w:rPrChange>
              </w:rPr>
              <w:t>Target</w:t>
            </w:r>
          </w:p>
        </w:tc>
        <w:tc>
          <w:tcPr>
            <w:tcW w:w="1984" w:type="pct"/>
            <w:noWrap/>
            <w:vAlign w:val="center"/>
            <w:hideMark/>
          </w:tcPr>
          <w:p w14:paraId="3D018B98" w14:textId="2C647AE2" w:rsidR="00DF1682" w:rsidRPr="00935A7F" w:rsidRDefault="00DF1682" w:rsidP="00DF168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  <w:rPrChange w:id="415" w:author="Abate Rosa (GICT AI Data F)" w:date="2026-05-12T12:50:00Z" w16du:dateUtc="2026-05-12T10:50:00Z">
                  <w:rPr>
                    <w:rFonts w:ascii="Aptos Narrow" w:eastAsia="Times New Roman" w:hAnsi="Aptos Narrow" w:cs="Times New Roman"/>
                    <w:sz w:val="18"/>
                    <w:szCs w:val="18"/>
                    <w:lang w:eastAsia="it-IT"/>
                  </w:rPr>
                </w:rPrChange>
              </w:rPr>
            </w:pPr>
            <w:r w:rsidRPr="00935A7F">
              <w:rPr>
                <w:rFonts w:ascii="Segoe UI" w:hAnsi="Segoe UI" w:cs="Segoe UI"/>
                <w:highlight w:val="yellow"/>
                <w:rPrChange w:id="416" w:author="Abate Rosa (GICT AI Data F)" w:date="2026-05-12T12:50:00Z" w16du:dateUtc="2026-05-12T10:50:00Z">
                  <w:rPr>
                    <w:rFonts w:ascii="Segoe UI" w:hAnsi="Segoe UI" w:cs="Segoe UI"/>
                  </w:rPr>
                </w:rPrChange>
              </w:rPr>
              <w:t>Metodo di Misurazione</w:t>
            </w:r>
          </w:p>
        </w:tc>
      </w:tr>
      <w:tr w:rsidR="00DF1682" w:rsidRPr="00935A7F" w14:paraId="495AD4FD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7E010509" w14:textId="118821C9" w:rsidR="00DF1682" w:rsidRPr="00935A7F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17" w:author="Abate Rosa (GICT AI Data F)" w:date="2026-05-12T12:50:00Z" w16du:dateUtc="2026-05-12T10:50:00Z">
                  <w:rPr/>
                </w:rPrChange>
              </w:rPr>
              <w:t>Copertura modello classificazione IA</w:t>
            </w:r>
          </w:p>
        </w:tc>
        <w:tc>
          <w:tcPr>
            <w:tcW w:w="1852" w:type="pct"/>
            <w:noWrap/>
            <w:vAlign w:val="center"/>
          </w:tcPr>
          <w:p w14:paraId="082B187E" w14:textId="233DB652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18" w:author="Abate Rosa (GICT AI Data F)" w:date="2026-05-12T12:50:00Z" w16du:dateUtc="2026-05-12T10:50:00Z">
                  <w:rPr/>
                </w:rPrChange>
              </w:rPr>
              <w:t>Copre il 100% dei 20 sotto-tipi senza categoria 'Altro' &gt;5%</w:t>
            </w:r>
          </w:p>
        </w:tc>
        <w:tc>
          <w:tcPr>
            <w:tcW w:w="1984" w:type="pct"/>
            <w:noWrap/>
            <w:vAlign w:val="center"/>
          </w:tcPr>
          <w:p w14:paraId="785754BD" w14:textId="466EC9BA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19" w:author="Abate Rosa (GICT AI Data F)" w:date="2026-05-12T12:50:00Z" w16du:dateUtc="2026-05-12T10:50:00Z">
                  <w:rPr/>
                </w:rPrChange>
              </w:rPr>
              <w:t>Monitoraggio mensile distribuzione sotto-tipi; revisione trimestrale modello con Responsabili Processo</w:t>
            </w:r>
          </w:p>
        </w:tc>
      </w:tr>
      <w:tr w:rsidR="00DF1682" w:rsidRPr="00935A7F" w14:paraId="72F43C4D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3CA9D157" w14:textId="4B1E2592" w:rsidR="00DF1682" w:rsidRPr="00935A7F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0" w:author="Abate Rosa (GICT AI Data F)" w:date="2026-05-12T12:50:00Z" w16du:dateUtc="2026-05-12T10:50:00Z">
                  <w:rPr/>
                </w:rPrChange>
              </w:rPr>
              <w:t>Conformità protocolli eccezioni alla chiusura</w:t>
            </w:r>
          </w:p>
        </w:tc>
        <w:tc>
          <w:tcPr>
            <w:tcW w:w="1852" w:type="pct"/>
            <w:noWrap/>
            <w:vAlign w:val="center"/>
          </w:tcPr>
          <w:p w14:paraId="59D0D1DE" w14:textId="3B7D25C1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1" w:author="Abate Rosa (GICT AI Data F)" w:date="2026-05-12T12:50:00Z" w16du:dateUtc="2026-05-12T10:50:00Z">
                  <w:rPr/>
                </w:rPrChange>
              </w:rPr>
              <w:t>100% dei casi EXC-01..09 gestiti secondo protocollo (nessuna chiusura automatica indebita)</w:t>
            </w:r>
          </w:p>
        </w:tc>
        <w:tc>
          <w:tcPr>
            <w:tcW w:w="1984" w:type="pct"/>
            <w:noWrap/>
            <w:vAlign w:val="center"/>
          </w:tcPr>
          <w:p w14:paraId="3B1014A1" w14:textId="2E84E620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2" w:author="Abate Rosa (GICT AI Data F)" w:date="2026-05-12T12:50:00Z" w16du:dateUtc="2026-05-12T10:50:00Z">
                  <w:rPr/>
                </w:rPrChange>
              </w:rPr>
              <w:t>Audit mensile del 10% dei casi con eccezione; revisione allerte Motore Eccezioni</w:t>
            </w:r>
          </w:p>
        </w:tc>
      </w:tr>
      <w:tr w:rsidR="00DF1682" w:rsidRPr="00935A7F" w14:paraId="4E9EB05A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1EBA51AE" w14:textId="26A63F53" w:rsidR="00DF1682" w:rsidRPr="00935A7F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3" w:author="Abate Rosa (GICT AI Data F)" w:date="2026-05-12T12:50:00Z" w16du:dateUtc="2026-05-12T10:50:00Z">
                  <w:rPr/>
                </w:rPrChange>
              </w:rPr>
              <w:t>Qualità comunicazioni differenziate</w:t>
            </w:r>
          </w:p>
        </w:tc>
        <w:tc>
          <w:tcPr>
            <w:tcW w:w="1852" w:type="pct"/>
            <w:noWrap/>
            <w:vAlign w:val="center"/>
          </w:tcPr>
          <w:p w14:paraId="6CDC55DA" w14:textId="735BDFD1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4" w:author="Abate Rosa (GICT AI Data F)" w:date="2026-05-12T12:50:00Z" w16du:dateUtc="2026-05-12T10:50:00Z">
                  <w:rPr/>
                </w:rPrChange>
              </w:rPr>
              <w:t>95% clienti ricevono il template corretto corrispondente al proprio sotto-tipo</w:t>
            </w:r>
          </w:p>
        </w:tc>
        <w:tc>
          <w:tcPr>
            <w:tcW w:w="1984" w:type="pct"/>
            <w:noWrap/>
            <w:vAlign w:val="center"/>
          </w:tcPr>
          <w:p w14:paraId="5BD67DA3" w14:textId="5E941E51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5" w:author="Abate Rosa (GICT AI Data F)" w:date="2026-05-12T12:50:00Z" w16du:dateUtc="2026-05-12T10:50:00Z">
                  <w:rPr/>
                </w:rPrChange>
              </w:rPr>
              <w:t>Campionamento mensile 200 fascicoli: verifica template inviato vs sotto-tipo fascicolo</w:t>
            </w:r>
          </w:p>
        </w:tc>
      </w:tr>
      <w:tr w:rsidR="00DF1682" w:rsidRPr="00935A7F" w14:paraId="1BFB099B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38E05A3E" w14:textId="0062823E" w:rsidR="00DF1682" w:rsidRPr="00935A7F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6" w:author="Abate Rosa (GICT AI Data F)" w:date="2026-05-12T12:50:00Z" w16du:dateUtc="2026-05-12T10:50:00Z">
                  <w:rPr/>
                </w:rPrChange>
              </w:rPr>
              <w:t>Integrazione e disponibilità sistemi (WART, PUC, RECORE, GIS, SCADA)</w:t>
            </w:r>
          </w:p>
        </w:tc>
        <w:tc>
          <w:tcPr>
            <w:tcW w:w="1852" w:type="pct"/>
            <w:noWrap/>
            <w:vAlign w:val="center"/>
          </w:tcPr>
          <w:p w14:paraId="11F2C56F" w14:textId="49DB629A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7" w:author="Abate Rosa (GICT AI Data F)" w:date="2026-05-12T12:50:00Z" w16du:dateUtc="2026-05-12T10:50:00Z">
                  <w:rPr/>
                </w:rPrChange>
              </w:rPr>
              <w:t>SLA disponibilità ≥99,5% per API in orario operativo</w:t>
            </w:r>
          </w:p>
        </w:tc>
        <w:tc>
          <w:tcPr>
            <w:tcW w:w="1984" w:type="pct"/>
            <w:noWrap/>
            <w:vAlign w:val="center"/>
          </w:tcPr>
          <w:p w14:paraId="298CDCB0" w14:textId="52D82A4B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8" w:author="Abate Rosa (GICT AI Data F)" w:date="2026-05-12T12:50:00Z" w16du:dateUtc="2026-05-12T10:50:00Z">
                  <w:rPr/>
                </w:rPrChange>
              </w:rPr>
              <w:t>Monitoraggio continuo Panel Monitoraggio; allerte automatiche per caduta integrazione</w:t>
            </w:r>
          </w:p>
        </w:tc>
      </w:tr>
      <w:tr w:rsidR="00DF1682" w:rsidRPr="00935A7F" w14:paraId="05BC4E47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69A99230" w14:textId="77777777" w:rsidR="00DF1682" w:rsidRPr="00935A7F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29" w:author="Abate Rosa (GICT AI Data F)" w:date="2026-05-12T12:50:00Z" w16du:dateUtc="2026-05-12T10:50:00Z">
                  <w:rPr/>
                </w:rPrChange>
              </w:rPr>
              <w:t>Soddisfazione operatori BO con l'Agente IA</w:t>
            </w:r>
          </w:p>
        </w:tc>
        <w:tc>
          <w:tcPr>
            <w:tcW w:w="1852" w:type="pct"/>
            <w:noWrap/>
            <w:vAlign w:val="center"/>
          </w:tcPr>
          <w:p w14:paraId="295A30ED" w14:textId="77777777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30" w:author="Abate Rosa (GICT AI Data F)" w:date="2026-05-12T12:50:00Z" w16du:dateUtc="2026-05-12T10:50:00Z">
                  <w:rPr/>
                </w:rPrChange>
              </w:rPr>
              <w:t>Alto livello di soddisfazione percepita su utilità e riduzione carico cognitivo</w:t>
            </w:r>
          </w:p>
        </w:tc>
        <w:tc>
          <w:tcPr>
            <w:tcW w:w="1984" w:type="pct"/>
            <w:noWrap/>
            <w:vAlign w:val="center"/>
          </w:tcPr>
          <w:p w14:paraId="0413C6BF" w14:textId="77777777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31" w:author="Abate Rosa (GICT AI Data F)" w:date="2026-05-12T12:50:00Z" w16du:dateUtc="2026-05-12T10:50:00Z">
                  <w:rPr/>
                </w:rPrChange>
              </w:rPr>
              <w:t>Sondaggi periodici al team BO (NPS, CSAT)</w:t>
            </w:r>
          </w:p>
        </w:tc>
      </w:tr>
      <w:tr w:rsidR="00DF1682" w:rsidRPr="00F22CEB" w14:paraId="71B4C52C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2413B8CF" w14:textId="77777777" w:rsidR="00DF1682" w:rsidRPr="00935A7F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32" w:author="Abate Rosa (GICT AI Data F)" w:date="2026-05-12T12:50:00Z" w16du:dateUtc="2026-05-12T10:50:00Z">
                  <w:rPr/>
                </w:rPrChange>
              </w:rPr>
              <w:t>Qualità comunicazioni Language QA Service</w:t>
            </w:r>
          </w:p>
        </w:tc>
        <w:tc>
          <w:tcPr>
            <w:tcW w:w="1852" w:type="pct"/>
            <w:noWrap/>
            <w:vAlign w:val="center"/>
          </w:tcPr>
          <w:p w14:paraId="23A5ADD3" w14:textId="77777777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33" w:author="Abate Rosa (GICT AI Data F)" w:date="2026-05-12T12:50:00Z" w16du:dateUtc="2026-05-12T10:50:00Z">
                  <w:rPr/>
                </w:rPrChange>
              </w:rPr>
              <w:t>≥90% comunicazioni accettate senza correzioni manuali da parte dell'agente BO</w:t>
            </w:r>
          </w:p>
        </w:tc>
        <w:tc>
          <w:tcPr>
            <w:tcW w:w="1984" w:type="pct"/>
            <w:noWrap/>
            <w:vAlign w:val="center"/>
          </w:tcPr>
          <w:p w14:paraId="260A3C37" w14:textId="77777777" w:rsidR="00DF1682" w:rsidRPr="00935A7F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  <w:r w:rsidRPr="00935A7F">
              <w:rPr>
                <w:highlight w:val="yellow"/>
                <w:rPrChange w:id="434" w:author="Abate Rosa (GICT AI Data F)" w:date="2026-05-12T12:50:00Z" w16du:dateUtc="2026-05-12T10:50:00Z">
                  <w:rPr/>
                </w:rPrChange>
              </w:rPr>
              <w:t>Tasso di accettazione comunicazioni IA vs correzioni manuali</w:t>
            </w: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5"/>
      <w:headerReference w:type="default" r:id="rId16"/>
      <w:headerReference w:type="firs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3" w:author="Abate Rosa (GICT AI Data F)" w:date="2026-05-12T11:57:00Z" w:initials="RA">
    <w:p w14:paraId="1DB309E6" w14:textId="77777777" w:rsidR="00A13039" w:rsidRDefault="00A13039" w:rsidP="00A13039">
      <w:pPr>
        <w:pStyle w:val="Testocommento"/>
      </w:pPr>
      <w:r>
        <w:rPr>
          <w:rStyle w:val="Rimandocommento"/>
        </w:rPr>
        <w:annotationRef/>
      </w:r>
      <w:r>
        <w:t>Rivedere questa parte che deve essere stata appena introdotta dalle CJ</w:t>
      </w:r>
    </w:p>
  </w:comment>
  <w:comment w:id="199" w:author="Abate Rosa (GICT AI Data F)" w:date="2026-05-12T14:47:00Z" w:initials="RA">
    <w:p w14:paraId="14614367" w14:textId="77777777" w:rsidR="004E6A08" w:rsidRDefault="004E6A08" w:rsidP="004E6A08">
      <w:pPr>
        <w:pStyle w:val="Testocommento"/>
      </w:pPr>
      <w:r>
        <w:rPr>
          <w:rStyle w:val="Rimandocommento"/>
        </w:rPr>
        <w:annotationRef/>
      </w:r>
      <w:r>
        <w:t>Come soluzione già in essere in Italia</w:t>
      </w:r>
    </w:p>
  </w:comment>
  <w:comment w:id="211" w:author="Abate Rosa (GICT AI Data F)" w:date="2026-05-12T12:02:00Z" w:initials="RA">
    <w:p w14:paraId="70BFB7FF" w14:textId="77777777" w:rsidR="00E91F0B" w:rsidRDefault="00E91F0B" w:rsidP="00E91F0B">
      <w:pPr>
        <w:pStyle w:val="Testocommento"/>
      </w:pPr>
      <w:r>
        <w:rPr>
          <w:rStyle w:val="Rimandocommento"/>
        </w:rPr>
        <w:annotationRef/>
      </w:r>
      <w:r>
        <w:t>Come soluzione già in essere per Italia</w:t>
      </w:r>
    </w:p>
  </w:comment>
  <w:comment w:id="310" w:author="Abate Rosa (GICT AI Data F)" w:date="2026-05-12T15:02:00Z" w:initials="RA">
    <w:p w14:paraId="7AFEFBBC" w14:textId="77777777" w:rsidR="0098219E" w:rsidRDefault="0098219E" w:rsidP="0098219E">
      <w:pPr>
        <w:pStyle w:val="Testocommento"/>
      </w:pPr>
      <w:r>
        <w:rPr>
          <w:rStyle w:val="Rimandocommento"/>
        </w:rPr>
        <w:annotationRef/>
      </w:r>
      <w:r>
        <w:t>Dipende dalla factory AI</w:t>
      </w:r>
    </w:p>
  </w:comment>
  <w:comment w:id="367" w:author="Abate Rosa (GICT AI Data F)" w:date="2026-05-12T12:51:00Z" w:initials="RA">
    <w:p w14:paraId="4772EDE3" w14:textId="32E74606" w:rsidR="00935A7F" w:rsidRDefault="00935A7F" w:rsidP="00935A7F">
      <w:pPr>
        <w:pStyle w:val="Testocommento"/>
      </w:pPr>
      <w:r>
        <w:rPr>
          <w:rStyle w:val="Rimandocommento"/>
        </w:rPr>
        <w:annotationRef/>
      </w:r>
      <w:r>
        <w:t>Vanno validati da BSN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B309E6" w15:done="0"/>
  <w15:commentEx w15:paraId="14614367" w15:done="0"/>
  <w15:commentEx w15:paraId="70BFB7FF" w15:done="0"/>
  <w15:commentEx w15:paraId="7AFEFBBC" w15:done="0"/>
  <w15:commentEx w15:paraId="4772ED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28D8E4" w16cex:dateUtc="2026-05-12T09:57:00Z"/>
  <w16cex:commentExtensible w16cex:durableId="105357C7" w16cex:dateUtc="2026-05-12T12:47:00Z"/>
  <w16cex:commentExtensible w16cex:durableId="644F03A9" w16cex:dateUtc="2026-05-12T10:02:00Z"/>
  <w16cex:commentExtensible w16cex:durableId="74CF5224" w16cex:dateUtc="2026-05-12T13:02:00Z"/>
  <w16cex:commentExtensible w16cex:durableId="72C8E236" w16cex:dateUtc="2026-05-12T10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B309E6" w16cid:durableId="0E28D8E4"/>
  <w16cid:commentId w16cid:paraId="14614367" w16cid:durableId="105357C7"/>
  <w16cid:commentId w16cid:paraId="70BFB7FF" w16cid:durableId="644F03A9"/>
  <w16cid:commentId w16cid:paraId="7AFEFBBC" w16cid:durableId="74CF5224"/>
  <w16cid:commentId w16cid:paraId="4772EDE3" w16cid:durableId="72C8E2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06C3" w14:textId="77777777" w:rsidR="003C64CD" w:rsidRDefault="003C64CD" w:rsidP="00A25B22">
      <w:pPr>
        <w:spacing w:before="0" w:after="0" w:line="240" w:lineRule="auto"/>
      </w:pPr>
      <w:r>
        <w:separator/>
      </w:r>
    </w:p>
  </w:endnote>
  <w:endnote w:type="continuationSeparator" w:id="0">
    <w:p w14:paraId="6CFF9E19" w14:textId="77777777" w:rsidR="003C64CD" w:rsidRDefault="003C64CD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3A7A" w14:textId="77777777" w:rsidR="003C64CD" w:rsidRDefault="003C64CD" w:rsidP="00A25B22">
      <w:pPr>
        <w:spacing w:before="0" w:after="0" w:line="240" w:lineRule="auto"/>
      </w:pPr>
      <w:r>
        <w:separator/>
      </w:r>
    </w:p>
  </w:footnote>
  <w:footnote w:type="continuationSeparator" w:id="0">
    <w:p w14:paraId="226BC5D2" w14:textId="77777777" w:rsidR="003C64CD" w:rsidRDefault="003C64CD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373"/>
    <w:multiLevelType w:val="multilevel"/>
    <w:tmpl w:val="B00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BA4"/>
    <w:multiLevelType w:val="hybridMultilevel"/>
    <w:tmpl w:val="32986F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26E8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1B525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98597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8815C4"/>
    <w:multiLevelType w:val="hybridMultilevel"/>
    <w:tmpl w:val="57D01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25DC8"/>
    <w:multiLevelType w:val="hybridMultilevel"/>
    <w:tmpl w:val="038C5B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C43F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ED2234"/>
    <w:multiLevelType w:val="hybridMultilevel"/>
    <w:tmpl w:val="9F6A33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0591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300574"/>
    <w:multiLevelType w:val="hybridMultilevel"/>
    <w:tmpl w:val="787A44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42258"/>
    <w:multiLevelType w:val="hybridMultilevel"/>
    <w:tmpl w:val="6FF68D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B54D2"/>
    <w:multiLevelType w:val="hybridMultilevel"/>
    <w:tmpl w:val="670EFB8A"/>
    <w:lvl w:ilvl="0" w:tplc="041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F16AEC"/>
    <w:multiLevelType w:val="hybridMultilevel"/>
    <w:tmpl w:val="4776D9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47512"/>
    <w:multiLevelType w:val="hybridMultilevel"/>
    <w:tmpl w:val="0CF42E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C303A"/>
    <w:multiLevelType w:val="hybridMultilevel"/>
    <w:tmpl w:val="C5ACF1E0"/>
    <w:lvl w:ilvl="0" w:tplc="96BEA650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456FCB"/>
    <w:multiLevelType w:val="hybridMultilevel"/>
    <w:tmpl w:val="33BAE5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5A0F7E"/>
    <w:multiLevelType w:val="hybridMultilevel"/>
    <w:tmpl w:val="012C6E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851188">
    <w:abstractNumId w:val="10"/>
  </w:num>
  <w:num w:numId="2" w16cid:durableId="1815104070">
    <w:abstractNumId w:val="0"/>
  </w:num>
  <w:num w:numId="3" w16cid:durableId="1117062073">
    <w:abstractNumId w:val="17"/>
  </w:num>
  <w:num w:numId="4" w16cid:durableId="1271930229">
    <w:abstractNumId w:val="11"/>
  </w:num>
  <w:num w:numId="5" w16cid:durableId="640354219">
    <w:abstractNumId w:val="14"/>
  </w:num>
  <w:num w:numId="6" w16cid:durableId="1864242074">
    <w:abstractNumId w:val="5"/>
  </w:num>
  <w:num w:numId="7" w16cid:durableId="1039431412">
    <w:abstractNumId w:val="8"/>
  </w:num>
  <w:num w:numId="8" w16cid:durableId="1592467952">
    <w:abstractNumId w:val="12"/>
  </w:num>
  <w:num w:numId="9" w16cid:durableId="1827747294">
    <w:abstractNumId w:val="13"/>
  </w:num>
  <w:num w:numId="10" w16cid:durableId="1345016878">
    <w:abstractNumId w:val="9"/>
  </w:num>
  <w:num w:numId="11" w16cid:durableId="426392956">
    <w:abstractNumId w:val="4"/>
  </w:num>
  <w:num w:numId="12" w16cid:durableId="1902255002">
    <w:abstractNumId w:val="2"/>
  </w:num>
  <w:num w:numId="13" w16cid:durableId="1774933049">
    <w:abstractNumId w:val="7"/>
  </w:num>
  <w:num w:numId="14" w16cid:durableId="541752478">
    <w:abstractNumId w:val="3"/>
  </w:num>
  <w:num w:numId="15" w16cid:durableId="521744516">
    <w:abstractNumId w:val="16"/>
  </w:num>
  <w:num w:numId="16" w16cid:durableId="297028200">
    <w:abstractNumId w:val="15"/>
  </w:num>
  <w:num w:numId="17" w16cid:durableId="1757508439">
    <w:abstractNumId w:val="6"/>
  </w:num>
  <w:num w:numId="18" w16cid:durableId="1311209913">
    <w:abstractNumId w:val="1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ate Rosa (GICT AI Data F)">
    <w15:presenceInfo w15:providerId="AD" w15:userId="S::rosa.abate@enel.com::d18dba2d-599a-47b3-97af-b52f51e270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5F90"/>
    <w:rsid w:val="00016B51"/>
    <w:rsid w:val="000257F1"/>
    <w:rsid w:val="00030B16"/>
    <w:rsid w:val="00036E58"/>
    <w:rsid w:val="0004019E"/>
    <w:rsid w:val="00040BBC"/>
    <w:rsid w:val="0004379A"/>
    <w:rsid w:val="00043A8D"/>
    <w:rsid w:val="00050EA6"/>
    <w:rsid w:val="00056613"/>
    <w:rsid w:val="00065157"/>
    <w:rsid w:val="00075C38"/>
    <w:rsid w:val="0008154F"/>
    <w:rsid w:val="000817FF"/>
    <w:rsid w:val="000A1C9D"/>
    <w:rsid w:val="000C0995"/>
    <w:rsid w:val="000C29A1"/>
    <w:rsid w:val="000C61EC"/>
    <w:rsid w:val="000D1FC5"/>
    <w:rsid w:val="000E3177"/>
    <w:rsid w:val="000E35B2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11DF"/>
    <w:rsid w:val="00155662"/>
    <w:rsid w:val="0017119E"/>
    <w:rsid w:val="00174822"/>
    <w:rsid w:val="001826D5"/>
    <w:rsid w:val="00186973"/>
    <w:rsid w:val="00192B77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1991"/>
    <w:rsid w:val="00212CA5"/>
    <w:rsid w:val="002178F1"/>
    <w:rsid w:val="00220A62"/>
    <w:rsid w:val="00227445"/>
    <w:rsid w:val="0023311B"/>
    <w:rsid w:val="0025024B"/>
    <w:rsid w:val="00250F19"/>
    <w:rsid w:val="00252A33"/>
    <w:rsid w:val="002728C0"/>
    <w:rsid w:val="00272EE9"/>
    <w:rsid w:val="00274BAF"/>
    <w:rsid w:val="00277D89"/>
    <w:rsid w:val="002807F6"/>
    <w:rsid w:val="00280A03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4593F"/>
    <w:rsid w:val="00351AE3"/>
    <w:rsid w:val="00352277"/>
    <w:rsid w:val="00354146"/>
    <w:rsid w:val="00357D20"/>
    <w:rsid w:val="00383FB3"/>
    <w:rsid w:val="00385781"/>
    <w:rsid w:val="00385B31"/>
    <w:rsid w:val="00387083"/>
    <w:rsid w:val="003906DB"/>
    <w:rsid w:val="003A0DB0"/>
    <w:rsid w:val="003A6121"/>
    <w:rsid w:val="003B12CA"/>
    <w:rsid w:val="003C64CD"/>
    <w:rsid w:val="003D5D1D"/>
    <w:rsid w:val="003D6391"/>
    <w:rsid w:val="003E276D"/>
    <w:rsid w:val="003E4CEE"/>
    <w:rsid w:val="003F129E"/>
    <w:rsid w:val="00401035"/>
    <w:rsid w:val="004024D1"/>
    <w:rsid w:val="00402677"/>
    <w:rsid w:val="00405640"/>
    <w:rsid w:val="004251F8"/>
    <w:rsid w:val="00432221"/>
    <w:rsid w:val="00435141"/>
    <w:rsid w:val="004357A6"/>
    <w:rsid w:val="004358AB"/>
    <w:rsid w:val="00447D1C"/>
    <w:rsid w:val="00451A27"/>
    <w:rsid w:val="00461933"/>
    <w:rsid w:val="00461F23"/>
    <w:rsid w:val="0046326E"/>
    <w:rsid w:val="00477AEA"/>
    <w:rsid w:val="00480395"/>
    <w:rsid w:val="004879F0"/>
    <w:rsid w:val="00495B50"/>
    <w:rsid w:val="004B4264"/>
    <w:rsid w:val="004B65AF"/>
    <w:rsid w:val="004B6AE4"/>
    <w:rsid w:val="004D4B03"/>
    <w:rsid w:val="004D532D"/>
    <w:rsid w:val="004D54F0"/>
    <w:rsid w:val="004D7E9E"/>
    <w:rsid w:val="004E38DD"/>
    <w:rsid w:val="004E6A08"/>
    <w:rsid w:val="004F075A"/>
    <w:rsid w:val="0050214D"/>
    <w:rsid w:val="005424C6"/>
    <w:rsid w:val="005652C2"/>
    <w:rsid w:val="00573A9F"/>
    <w:rsid w:val="00576E8D"/>
    <w:rsid w:val="005836EB"/>
    <w:rsid w:val="00583FB8"/>
    <w:rsid w:val="0058676E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748"/>
    <w:rsid w:val="00601D7D"/>
    <w:rsid w:val="00602CC0"/>
    <w:rsid w:val="00607122"/>
    <w:rsid w:val="00611E7E"/>
    <w:rsid w:val="0061577D"/>
    <w:rsid w:val="00616168"/>
    <w:rsid w:val="006227C0"/>
    <w:rsid w:val="00640D06"/>
    <w:rsid w:val="00642644"/>
    <w:rsid w:val="00651193"/>
    <w:rsid w:val="00651C8F"/>
    <w:rsid w:val="0065560D"/>
    <w:rsid w:val="0067772D"/>
    <w:rsid w:val="0068253D"/>
    <w:rsid w:val="00697E77"/>
    <w:rsid w:val="006A15F4"/>
    <w:rsid w:val="006B0614"/>
    <w:rsid w:val="006B69D3"/>
    <w:rsid w:val="006C587C"/>
    <w:rsid w:val="006C7300"/>
    <w:rsid w:val="006C7DAE"/>
    <w:rsid w:val="006D44B2"/>
    <w:rsid w:val="006D5E39"/>
    <w:rsid w:val="006D6373"/>
    <w:rsid w:val="006E2E4E"/>
    <w:rsid w:val="006F35C3"/>
    <w:rsid w:val="006F561D"/>
    <w:rsid w:val="00702F38"/>
    <w:rsid w:val="00706305"/>
    <w:rsid w:val="0070700D"/>
    <w:rsid w:val="00712FDC"/>
    <w:rsid w:val="00731469"/>
    <w:rsid w:val="007336BF"/>
    <w:rsid w:val="00742735"/>
    <w:rsid w:val="00747B1F"/>
    <w:rsid w:val="00762A08"/>
    <w:rsid w:val="00772024"/>
    <w:rsid w:val="00783FF3"/>
    <w:rsid w:val="007A5C53"/>
    <w:rsid w:val="007A7B17"/>
    <w:rsid w:val="007B3919"/>
    <w:rsid w:val="007B7FBA"/>
    <w:rsid w:val="007C337C"/>
    <w:rsid w:val="007C34E1"/>
    <w:rsid w:val="007C753D"/>
    <w:rsid w:val="007D7E6E"/>
    <w:rsid w:val="007E3175"/>
    <w:rsid w:val="007E3235"/>
    <w:rsid w:val="00801C49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40B6"/>
    <w:rsid w:val="008674C8"/>
    <w:rsid w:val="008725FE"/>
    <w:rsid w:val="008733B2"/>
    <w:rsid w:val="008829BB"/>
    <w:rsid w:val="00893E41"/>
    <w:rsid w:val="00894770"/>
    <w:rsid w:val="00895D31"/>
    <w:rsid w:val="00897950"/>
    <w:rsid w:val="008A76CE"/>
    <w:rsid w:val="008B1E3E"/>
    <w:rsid w:val="008B4F14"/>
    <w:rsid w:val="008B7DA8"/>
    <w:rsid w:val="008C0B6A"/>
    <w:rsid w:val="008C2031"/>
    <w:rsid w:val="008C2142"/>
    <w:rsid w:val="008C3CD9"/>
    <w:rsid w:val="008E270C"/>
    <w:rsid w:val="008F18AC"/>
    <w:rsid w:val="008F1ACD"/>
    <w:rsid w:val="008F5180"/>
    <w:rsid w:val="008F65BE"/>
    <w:rsid w:val="009112C1"/>
    <w:rsid w:val="00912367"/>
    <w:rsid w:val="0091675C"/>
    <w:rsid w:val="00933806"/>
    <w:rsid w:val="00935A7F"/>
    <w:rsid w:val="00940A71"/>
    <w:rsid w:val="009472F9"/>
    <w:rsid w:val="00947375"/>
    <w:rsid w:val="0095193B"/>
    <w:rsid w:val="009536D4"/>
    <w:rsid w:val="00957E6B"/>
    <w:rsid w:val="00962C32"/>
    <w:rsid w:val="00962E0B"/>
    <w:rsid w:val="00965776"/>
    <w:rsid w:val="00965A33"/>
    <w:rsid w:val="00967530"/>
    <w:rsid w:val="00977407"/>
    <w:rsid w:val="0098219E"/>
    <w:rsid w:val="00983DB6"/>
    <w:rsid w:val="009922AC"/>
    <w:rsid w:val="009935A4"/>
    <w:rsid w:val="009B1B15"/>
    <w:rsid w:val="009B2610"/>
    <w:rsid w:val="009B718D"/>
    <w:rsid w:val="009D6180"/>
    <w:rsid w:val="009D7ADF"/>
    <w:rsid w:val="009E63F0"/>
    <w:rsid w:val="00A01BE1"/>
    <w:rsid w:val="00A047B6"/>
    <w:rsid w:val="00A07CF6"/>
    <w:rsid w:val="00A111CD"/>
    <w:rsid w:val="00A127F8"/>
    <w:rsid w:val="00A13039"/>
    <w:rsid w:val="00A13CFF"/>
    <w:rsid w:val="00A25B22"/>
    <w:rsid w:val="00A263F7"/>
    <w:rsid w:val="00A3524D"/>
    <w:rsid w:val="00A449BB"/>
    <w:rsid w:val="00A650E3"/>
    <w:rsid w:val="00A67CBC"/>
    <w:rsid w:val="00A73BBD"/>
    <w:rsid w:val="00A81C6A"/>
    <w:rsid w:val="00A84CA5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13C3E"/>
    <w:rsid w:val="00B26517"/>
    <w:rsid w:val="00B31E80"/>
    <w:rsid w:val="00B35DF7"/>
    <w:rsid w:val="00B37CFE"/>
    <w:rsid w:val="00B5012C"/>
    <w:rsid w:val="00B54B2F"/>
    <w:rsid w:val="00B570CB"/>
    <w:rsid w:val="00B57DDD"/>
    <w:rsid w:val="00B60441"/>
    <w:rsid w:val="00B66887"/>
    <w:rsid w:val="00B73C08"/>
    <w:rsid w:val="00B772C7"/>
    <w:rsid w:val="00B77909"/>
    <w:rsid w:val="00B84B9B"/>
    <w:rsid w:val="00B941A7"/>
    <w:rsid w:val="00B9515D"/>
    <w:rsid w:val="00BA0961"/>
    <w:rsid w:val="00BB0868"/>
    <w:rsid w:val="00BC630A"/>
    <w:rsid w:val="00BD1F32"/>
    <w:rsid w:val="00BD498D"/>
    <w:rsid w:val="00BD51EE"/>
    <w:rsid w:val="00BE7714"/>
    <w:rsid w:val="00BF182E"/>
    <w:rsid w:val="00BF5157"/>
    <w:rsid w:val="00C01A18"/>
    <w:rsid w:val="00C052DC"/>
    <w:rsid w:val="00C06C0D"/>
    <w:rsid w:val="00C101A1"/>
    <w:rsid w:val="00C11F00"/>
    <w:rsid w:val="00C20B68"/>
    <w:rsid w:val="00C23B65"/>
    <w:rsid w:val="00C315C9"/>
    <w:rsid w:val="00C32281"/>
    <w:rsid w:val="00C32B6B"/>
    <w:rsid w:val="00C337EC"/>
    <w:rsid w:val="00C36DFF"/>
    <w:rsid w:val="00C37627"/>
    <w:rsid w:val="00C5345F"/>
    <w:rsid w:val="00C56C87"/>
    <w:rsid w:val="00C62282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BAE"/>
    <w:rsid w:val="00CB6F59"/>
    <w:rsid w:val="00CC4F7C"/>
    <w:rsid w:val="00CD5044"/>
    <w:rsid w:val="00CD5622"/>
    <w:rsid w:val="00CE09E2"/>
    <w:rsid w:val="00CE7F16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4CA5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1682"/>
    <w:rsid w:val="00DF4C93"/>
    <w:rsid w:val="00DF5DDF"/>
    <w:rsid w:val="00DF675D"/>
    <w:rsid w:val="00E15404"/>
    <w:rsid w:val="00E2214C"/>
    <w:rsid w:val="00E265E7"/>
    <w:rsid w:val="00E3305D"/>
    <w:rsid w:val="00E3446D"/>
    <w:rsid w:val="00E41511"/>
    <w:rsid w:val="00E461E6"/>
    <w:rsid w:val="00E51266"/>
    <w:rsid w:val="00E60BAB"/>
    <w:rsid w:val="00E61739"/>
    <w:rsid w:val="00E644F6"/>
    <w:rsid w:val="00E66511"/>
    <w:rsid w:val="00E702FF"/>
    <w:rsid w:val="00E70B5C"/>
    <w:rsid w:val="00E72C34"/>
    <w:rsid w:val="00E74938"/>
    <w:rsid w:val="00E91F0B"/>
    <w:rsid w:val="00E92F51"/>
    <w:rsid w:val="00E96601"/>
    <w:rsid w:val="00EB4311"/>
    <w:rsid w:val="00EC02C2"/>
    <w:rsid w:val="00EC1445"/>
    <w:rsid w:val="00EC2C7D"/>
    <w:rsid w:val="00EC535C"/>
    <w:rsid w:val="00ED0391"/>
    <w:rsid w:val="00EE1991"/>
    <w:rsid w:val="00EE7ED0"/>
    <w:rsid w:val="00EF521A"/>
    <w:rsid w:val="00EF6BF5"/>
    <w:rsid w:val="00F0219F"/>
    <w:rsid w:val="00F0645E"/>
    <w:rsid w:val="00F14588"/>
    <w:rsid w:val="00F15817"/>
    <w:rsid w:val="00F22CEB"/>
    <w:rsid w:val="00F336D5"/>
    <w:rsid w:val="00F35692"/>
    <w:rsid w:val="00F40701"/>
    <w:rsid w:val="00F50795"/>
    <w:rsid w:val="00F61A00"/>
    <w:rsid w:val="00F67557"/>
    <w:rsid w:val="00F72339"/>
    <w:rsid w:val="00F73F83"/>
    <w:rsid w:val="00F80D8D"/>
    <w:rsid w:val="00F82C53"/>
    <w:rsid w:val="00F84311"/>
    <w:rsid w:val="00F87373"/>
    <w:rsid w:val="00F93CFB"/>
    <w:rsid w:val="00F95B18"/>
    <w:rsid w:val="00FA478C"/>
    <w:rsid w:val="00FB0F15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4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14</Pages>
  <Words>4490</Words>
  <Characters>28919</Characters>
  <Application>Microsoft Office Word</Application>
  <DocSecurity>0</DocSecurity>
  <Lines>556</Lines>
  <Paragraphs>303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88</cp:revision>
  <dcterms:created xsi:type="dcterms:W3CDTF">2026-04-22T15:10:00Z</dcterms:created>
  <dcterms:modified xsi:type="dcterms:W3CDTF">2026-05-12T13:02:00Z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